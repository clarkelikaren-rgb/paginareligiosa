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88C2" w14:textId="3387F29D" w:rsidR="00735083" w:rsidRDefault="00515896">
      <w:r>
        <w:rPr>
          <w:noProof/>
        </w:rPr>
        <w:drawing>
          <wp:anchor distT="0" distB="0" distL="114300" distR="114300" simplePos="0" relativeHeight="251658240" behindDoc="0" locked="0" layoutInCell="1" allowOverlap="1" wp14:anchorId="3CD6E7EE" wp14:editId="1664D3A0">
            <wp:simplePos x="0" y="0"/>
            <wp:positionH relativeFrom="margin">
              <wp:posOffset>2040890</wp:posOffset>
            </wp:positionH>
            <wp:positionV relativeFrom="paragraph">
              <wp:posOffset>-353695</wp:posOffset>
            </wp:positionV>
            <wp:extent cx="1579880" cy="1534137"/>
            <wp:effectExtent l="0" t="0" r="1270" b="9525"/>
            <wp:wrapNone/>
            <wp:docPr id="415314738" name="Imagen 1" descr="UAM Carreras y Matrícula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M Carreras y Matrículas 20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9880" cy="1534137"/>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16DC0794" w14:textId="77777777" w:rsidR="00515896" w:rsidRDefault="00515896"/>
    <w:p w14:paraId="06DE3048" w14:textId="77777777" w:rsidR="00515896" w:rsidRDefault="00515896"/>
    <w:p w14:paraId="2C7B58E6" w14:textId="77777777" w:rsidR="00515896" w:rsidRDefault="00515896"/>
    <w:p w14:paraId="21069435" w14:textId="77777777" w:rsidR="00515896" w:rsidRDefault="00515896"/>
    <w:p w14:paraId="3C680651" w14:textId="77777777" w:rsidR="00515896" w:rsidRDefault="00515896"/>
    <w:p w14:paraId="6F6CC69F" w14:textId="1F1C1C66" w:rsidR="00515896" w:rsidRDefault="00515896" w:rsidP="00703D03">
      <w:pPr>
        <w:jc w:val="center"/>
        <w:rPr>
          <w:sz w:val="28"/>
          <w:szCs w:val="28"/>
        </w:rPr>
      </w:pPr>
      <w:r w:rsidRPr="00515896">
        <w:rPr>
          <w:sz w:val="28"/>
          <w:szCs w:val="28"/>
        </w:rPr>
        <w:t>UNIVERSIDAD ADVENTISTA DE CENTRO AMÉRICA</w:t>
      </w:r>
    </w:p>
    <w:p w14:paraId="15B59BB4" w14:textId="6D0A0D7F" w:rsidR="00515896" w:rsidRDefault="00515896" w:rsidP="00703D03">
      <w:pPr>
        <w:jc w:val="center"/>
        <w:rPr>
          <w:sz w:val="28"/>
          <w:szCs w:val="28"/>
        </w:rPr>
      </w:pPr>
    </w:p>
    <w:p w14:paraId="7136661D" w14:textId="147A4202" w:rsidR="00515896" w:rsidRDefault="00515896" w:rsidP="00703D03">
      <w:pPr>
        <w:jc w:val="center"/>
        <w:rPr>
          <w:sz w:val="28"/>
          <w:szCs w:val="28"/>
        </w:rPr>
      </w:pPr>
    </w:p>
    <w:p w14:paraId="21DD1189" w14:textId="7C247A20" w:rsidR="00515896" w:rsidRDefault="00515896" w:rsidP="00703D03">
      <w:pPr>
        <w:jc w:val="center"/>
        <w:rPr>
          <w:sz w:val="28"/>
          <w:szCs w:val="28"/>
        </w:rPr>
      </w:pPr>
      <w:r>
        <w:rPr>
          <w:sz w:val="28"/>
          <w:szCs w:val="28"/>
        </w:rPr>
        <w:t>ISIDRO FERNANDO LÓPEZ LÓPEZ</w:t>
      </w:r>
    </w:p>
    <w:p w14:paraId="234A3CE1" w14:textId="77777777" w:rsidR="00515896" w:rsidRDefault="00515896" w:rsidP="00703D03">
      <w:pPr>
        <w:jc w:val="center"/>
        <w:rPr>
          <w:sz w:val="28"/>
          <w:szCs w:val="28"/>
        </w:rPr>
      </w:pPr>
    </w:p>
    <w:p w14:paraId="7F0907DB" w14:textId="42E69761" w:rsidR="00515896" w:rsidRDefault="00515896" w:rsidP="00703D03">
      <w:pPr>
        <w:jc w:val="center"/>
        <w:rPr>
          <w:sz w:val="28"/>
          <w:szCs w:val="28"/>
        </w:rPr>
      </w:pPr>
      <w:r>
        <w:rPr>
          <w:sz w:val="28"/>
          <w:szCs w:val="28"/>
        </w:rPr>
        <w:t>ANTIIGUO TESTAMRNTO 1</w:t>
      </w:r>
    </w:p>
    <w:p w14:paraId="5DD3224E" w14:textId="77777777" w:rsidR="00515896" w:rsidRDefault="00515896" w:rsidP="00703D03">
      <w:pPr>
        <w:jc w:val="center"/>
        <w:rPr>
          <w:sz w:val="28"/>
          <w:szCs w:val="28"/>
        </w:rPr>
      </w:pPr>
    </w:p>
    <w:p w14:paraId="174BC1B4" w14:textId="446CDB0B" w:rsidR="00703D03" w:rsidRDefault="00703D03" w:rsidP="00703D03">
      <w:pPr>
        <w:jc w:val="center"/>
        <w:rPr>
          <w:sz w:val="28"/>
          <w:szCs w:val="28"/>
        </w:rPr>
      </w:pPr>
      <w:r>
        <w:rPr>
          <w:sz w:val="28"/>
          <w:szCs w:val="28"/>
        </w:rPr>
        <w:t>BENJAMÍN RODRÍGUEZ</w:t>
      </w:r>
    </w:p>
    <w:p w14:paraId="53BF9C3B" w14:textId="77777777" w:rsidR="00703D03" w:rsidRDefault="00703D03" w:rsidP="00703D03">
      <w:pPr>
        <w:jc w:val="center"/>
        <w:rPr>
          <w:sz w:val="28"/>
          <w:szCs w:val="28"/>
        </w:rPr>
      </w:pPr>
    </w:p>
    <w:p w14:paraId="38E68E29" w14:textId="11FFA438" w:rsidR="00703D03" w:rsidRDefault="00515896" w:rsidP="00703D03">
      <w:pPr>
        <w:jc w:val="center"/>
        <w:rPr>
          <w:sz w:val="28"/>
          <w:szCs w:val="28"/>
        </w:rPr>
      </w:pPr>
      <w:r>
        <w:rPr>
          <w:sz w:val="28"/>
          <w:szCs w:val="28"/>
        </w:rPr>
        <w:t xml:space="preserve">INFORME </w:t>
      </w:r>
      <w:r w:rsidR="00703D03">
        <w:rPr>
          <w:sz w:val="28"/>
          <w:szCs w:val="28"/>
        </w:rPr>
        <w:t>DE LECTURA</w:t>
      </w:r>
    </w:p>
    <w:p w14:paraId="160F5F75" w14:textId="77777777" w:rsidR="00703D03" w:rsidRDefault="00703D03" w:rsidP="00703D03">
      <w:pPr>
        <w:jc w:val="center"/>
        <w:rPr>
          <w:sz w:val="28"/>
          <w:szCs w:val="28"/>
        </w:rPr>
      </w:pPr>
    </w:p>
    <w:p w14:paraId="7D04766A" w14:textId="7FE883A5" w:rsidR="00515896" w:rsidRDefault="00703D03" w:rsidP="00703D03">
      <w:pPr>
        <w:jc w:val="center"/>
        <w:rPr>
          <w:sz w:val="28"/>
          <w:szCs w:val="28"/>
        </w:rPr>
      </w:pPr>
      <w:r>
        <w:rPr>
          <w:sz w:val="28"/>
          <w:szCs w:val="28"/>
        </w:rPr>
        <w:t>LIBRO PATRIARCAS Y PROFETAS</w:t>
      </w:r>
    </w:p>
    <w:p w14:paraId="50771554" w14:textId="77777777" w:rsidR="00703D03" w:rsidRDefault="00703D03" w:rsidP="00703D03">
      <w:pPr>
        <w:jc w:val="center"/>
        <w:rPr>
          <w:sz w:val="28"/>
          <w:szCs w:val="28"/>
        </w:rPr>
      </w:pPr>
    </w:p>
    <w:p w14:paraId="00ED54C9" w14:textId="5C4A8F33" w:rsidR="00703D03" w:rsidRDefault="00703D03" w:rsidP="00703D03">
      <w:pPr>
        <w:jc w:val="center"/>
        <w:rPr>
          <w:sz w:val="28"/>
          <w:szCs w:val="28"/>
        </w:rPr>
      </w:pPr>
      <w:r>
        <w:rPr>
          <w:sz w:val="28"/>
          <w:szCs w:val="28"/>
        </w:rPr>
        <w:t>ELENA G. DE WHITE</w:t>
      </w:r>
    </w:p>
    <w:p w14:paraId="33D8E138" w14:textId="77777777" w:rsidR="00703D03" w:rsidRDefault="00703D03" w:rsidP="00703D03">
      <w:pPr>
        <w:jc w:val="center"/>
        <w:rPr>
          <w:sz w:val="28"/>
          <w:szCs w:val="28"/>
        </w:rPr>
      </w:pPr>
    </w:p>
    <w:p w14:paraId="042BD29A" w14:textId="0222F437" w:rsidR="00515896" w:rsidRDefault="00703D03" w:rsidP="00703D03">
      <w:pPr>
        <w:jc w:val="center"/>
        <w:rPr>
          <w:sz w:val="28"/>
          <w:szCs w:val="28"/>
        </w:rPr>
      </w:pPr>
      <w:r>
        <w:rPr>
          <w:sz w:val="28"/>
          <w:szCs w:val="28"/>
        </w:rPr>
        <w:t>700 PÁGINAS</w:t>
      </w:r>
    </w:p>
    <w:p w14:paraId="175CD3C9" w14:textId="48B6E39B" w:rsidR="00515896" w:rsidRDefault="00515896" w:rsidP="00515896">
      <w:pPr>
        <w:rPr>
          <w:sz w:val="28"/>
          <w:szCs w:val="28"/>
        </w:rPr>
      </w:pPr>
    </w:p>
    <w:p w14:paraId="46A6BD26" w14:textId="77777777" w:rsidR="00515896" w:rsidRDefault="00515896" w:rsidP="00515896">
      <w:pPr>
        <w:rPr>
          <w:sz w:val="28"/>
          <w:szCs w:val="28"/>
        </w:rPr>
      </w:pPr>
    </w:p>
    <w:p w14:paraId="3CF985A7" w14:textId="3102F67F" w:rsidR="00876F2E" w:rsidRPr="00FA5CF5" w:rsidRDefault="00876F2E" w:rsidP="00515896">
      <w:pPr>
        <w:rPr>
          <w:rFonts w:ascii="Times New Roman" w:hAnsi="Times New Roman" w:cs="Times New Roman"/>
        </w:rPr>
      </w:pPr>
      <w:r w:rsidRPr="00FA5CF5">
        <w:rPr>
          <w:rFonts w:ascii="Times New Roman" w:hAnsi="Times New Roman" w:cs="Times New Roman"/>
        </w:rPr>
        <w:lastRenderedPageBreak/>
        <w:t xml:space="preserve">                                  </w:t>
      </w:r>
      <w:r w:rsidR="0096161F" w:rsidRPr="00FA5CF5">
        <w:rPr>
          <w:rFonts w:ascii="Times New Roman" w:hAnsi="Times New Roman" w:cs="Times New Roman"/>
        </w:rPr>
        <w:t xml:space="preserve">     </w:t>
      </w:r>
      <w:r w:rsidRPr="00FA5CF5">
        <w:rPr>
          <w:rFonts w:ascii="Times New Roman" w:hAnsi="Times New Roman" w:cs="Times New Roman"/>
        </w:rPr>
        <w:t xml:space="preserve">  </w:t>
      </w:r>
      <w:r w:rsidR="0096161F" w:rsidRPr="00FA5CF5">
        <w:rPr>
          <w:rFonts w:ascii="Times New Roman" w:hAnsi="Times New Roman" w:cs="Times New Roman"/>
        </w:rPr>
        <w:t>Capítulo</w:t>
      </w:r>
      <w:r w:rsidR="00E16A49" w:rsidRPr="00FA5CF5">
        <w:rPr>
          <w:rFonts w:ascii="Times New Roman" w:hAnsi="Times New Roman" w:cs="Times New Roman"/>
        </w:rPr>
        <w:t xml:space="preserve"> </w:t>
      </w:r>
      <w:r w:rsidRPr="00FA5CF5">
        <w:rPr>
          <w:rFonts w:ascii="Times New Roman" w:hAnsi="Times New Roman" w:cs="Times New Roman"/>
        </w:rPr>
        <w:t xml:space="preserve">1:  El origen del mal </w:t>
      </w:r>
    </w:p>
    <w:p w14:paraId="62CD02D7" w14:textId="74CB9199" w:rsidR="00E16A49" w:rsidRPr="00FA5CF5" w:rsidRDefault="00E16A49" w:rsidP="00515896">
      <w:pPr>
        <w:rPr>
          <w:rFonts w:ascii="Times New Roman" w:hAnsi="Times New Roman" w:cs="Times New Roman"/>
        </w:rPr>
      </w:pPr>
      <w:r w:rsidRPr="00FA5CF5">
        <w:rPr>
          <w:rFonts w:ascii="Times New Roman" w:hAnsi="Times New Roman" w:cs="Times New Roman"/>
        </w:rPr>
        <w:t xml:space="preserve">                                                               Resumen </w:t>
      </w:r>
    </w:p>
    <w:p w14:paraId="4AA223FB" w14:textId="77777777" w:rsidR="0096161F" w:rsidRPr="00FA5CF5" w:rsidRDefault="00876F2E" w:rsidP="0096161F">
      <w:pPr>
        <w:rPr>
          <w:rFonts w:ascii="Times New Roman" w:hAnsi="Times New Roman" w:cs="Times New Roman"/>
        </w:rPr>
      </w:pPr>
      <w:r w:rsidRPr="00FA5CF5">
        <w:rPr>
          <w:rFonts w:ascii="Times New Roman" w:hAnsi="Times New Roman" w:cs="Times New Roman"/>
        </w:rPr>
        <w:t xml:space="preserve">Contenido principal </w:t>
      </w:r>
    </w:p>
    <w:p w14:paraId="7FF3FB63" w14:textId="1999C00A" w:rsidR="00876F2E" w:rsidRPr="00FA5CF5" w:rsidRDefault="00876F2E" w:rsidP="0096161F">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Naturaleza de </w:t>
      </w:r>
      <w:r w:rsidR="00B928DD" w:rsidRPr="00FA5CF5">
        <w:rPr>
          <w:rFonts w:ascii="Times New Roman" w:hAnsi="Times New Roman" w:cs="Times New Roman"/>
        </w:rPr>
        <w:t xml:space="preserve">Dios “Dios es Amor”. Su naturaleza y su ley son amor” </w:t>
      </w:r>
    </w:p>
    <w:p w14:paraId="151C7EDB" w14:textId="27BFF956" w:rsidR="0096161F" w:rsidRPr="00FA5CF5" w:rsidRDefault="00B928DD" w:rsidP="00E16A49">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origen del mal dentro de lucifer “Poco a poco Lucifer llegó a albergar el deseo de ensalzarse” </w:t>
      </w:r>
    </w:p>
    <w:p w14:paraId="6A11EA83" w14:textId="10A731DE" w:rsidR="00E16A49" w:rsidRPr="00FA5CF5" w:rsidRDefault="00E16A49" w:rsidP="00E16A49">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verdadero ser de satanás finalmente revelado </w:t>
      </w:r>
    </w:p>
    <w:p w14:paraId="71B51E01" w14:textId="77777777" w:rsidR="00E16A49" w:rsidRPr="00FA5CF5" w:rsidRDefault="00E16A49" w:rsidP="00E16A49">
      <w:pPr>
        <w:rPr>
          <w:rFonts w:ascii="Times New Roman" w:hAnsi="Times New Roman" w:cs="Times New Roman"/>
        </w:rPr>
      </w:pPr>
    </w:p>
    <w:p w14:paraId="78CBC874" w14:textId="11EAA910" w:rsidR="00E16A49" w:rsidRPr="00FA5CF5" w:rsidRDefault="00E16A49" w:rsidP="00E16A49">
      <w:pPr>
        <w:rPr>
          <w:rFonts w:ascii="Times New Roman" w:hAnsi="Times New Roman" w:cs="Times New Roman"/>
        </w:rPr>
      </w:pPr>
      <w:r w:rsidRPr="00FA5CF5">
        <w:rPr>
          <w:rFonts w:ascii="Times New Roman" w:hAnsi="Times New Roman" w:cs="Times New Roman"/>
        </w:rPr>
        <w:t xml:space="preserve">Ideas principales </w:t>
      </w:r>
    </w:p>
    <w:p w14:paraId="1692546F" w14:textId="31EA3C17" w:rsidR="00E16A49" w:rsidRPr="00FA5CF5" w:rsidRDefault="00E16A49" w:rsidP="00E16A49">
      <w:pPr>
        <w:pStyle w:val="Prrafodelista"/>
        <w:numPr>
          <w:ilvl w:val="0"/>
          <w:numId w:val="2"/>
        </w:numPr>
        <w:rPr>
          <w:rFonts w:ascii="Times New Roman" w:hAnsi="Times New Roman" w:cs="Times New Roman"/>
        </w:rPr>
      </w:pPr>
      <w:r w:rsidRPr="00FA5CF5">
        <w:rPr>
          <w:rFonts w:ascii="Times New Roman" w:hAnsi="Times New Roman" w:cs="Times New Roman"/>
        </w:rPr>
        <w:t xml:space="preserve">Mostrar el libre albedrio que Dios otorga a toda su creación </w:t>
      </w:r>
    </w:p>
    <w:p w14:paraId="09ABD5CE" w14:textId="31F56FDF" w:rsidR="00E16A49" w:rsidRPr="00FA5CF5" w:rsidRDefault="00E16A49" w:rsidP="007222A6">
      <w:pPr>
        <w:pStyle w:val="Prrafodelista"/>
        <w:numPr>
          <w:ilvl w:val="0"/>
          <w:numId w:val="2"/>
        </w:numPr>
        <w:rPr>
          <w:rFonts w:ascii="Times New Roman" w:hAnsi="Times New Roman" w:cs="Times New Roman"/>
        </w:rPr>
      </w:pPr>
      <w:r w:rsidRPr="00FA5CF5">
        <w:rPr>
          <w:rFonts w:ascii="Times New Roman" w:hAnsi="Times New Roman" w:cs="Times New Roman"/>
        </w:rPr>
        <w:t>El p</w:t>
      </w:r>
      <w:r w:rsidR="007222A6" w:rsidRPr="00FA5CF5">
        <w:rPr>
          <w:rFonts w:ascii="Times New Roman" w:hAnsi="Times New Roman" w:cs="Times New Roman"/>
        </w:rPr>
        <w:t xml:space="preserve">ecado y sus consecuencias en quien le otorga entrada </w:t>
      </w:r>
    </w:p>
    <w:p w14:paraId="12EA03D7" w14:textId="4AD634C2" w:rsidR="007222A6" w:rsidRPr="00FA5CF5" w:rsidRDefault="007222A6" w:rsidP="007222A6">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caída del querubín </w:t>
      </w:r>
      <w:proofErr w:type="spellStart"/>
      <w:r w:rsidRPr="00FA5CF5">
        <w:rPr>
          <w:rFonts w:ascii="Times New Roman" w:hAnsi="Times New Roman" w:cs="Times New Roman"/>
        </w:rPr>
        <w:t>mas</w:t>
      </w:r>
      <w:proofErr w:type="spellEnd"/>
      <w:r w:rsidRPr="00FA5CF5">
        <w:rPr>
          <w:rFonts w:ascii="Times New Roman" w:hAnsi="Times New Roman" w:cs="Times New Roman"/>
        </w:rPr>
        <w:t xml:space="preserve"> querido y el inicio del conflicto</w:t>
      </w:r>
    </w:p>
    <w:p w14:paraId="689C702B" w14:textId="3E59FF5F" w:rsidR="00E16A49" w:rsidRPr="00FA5CF5" w:rsidRDefault="00E16A49" w:rsidP="00E16A49">
      <w:pPr>
        <w:rPr>
          <w:rFonts w:ascii="Times New Roman" w:hAnsi="Times New Roman" w:cs="Times New Roman"/>
        </w:rPr>
      </w:pPr>
      <w:r w:rsidRPr="00FA5CF5">
        <w:rPr>
          <w:rFonts w:ascii="Times New Roman" w:hAnsi="Times New Roman" w:cs="Times New Roman"/>
        </w:rPr>
        <w:t xml:space="preserve">Ideas secundarias </w:t>
      </w:r>
    </w:p>
    <w:p w14:paraId="1DF3DC75" w14:textId="31884651" w:rsidR="00E16A49" w:rsidRPr="00FA5CF5" w:rsidRDefault="00E16A49" w:rsidP="00E16A49">
      <w:pPr>
        <w:pStyle w:val="Prrafodelista"/>
        <w:numPr>
          <w:ilvl w:val="0"/>
          <w:numId w:val="2"/>
        </w:numPr>
        <w:rPr>
          <w:rFonts w:ascii="Times New Roman" w:hAnsi="Times New Roman" w:cs="Times New Roman"/>
        </w:rPr>
      </w:pPr>
      <w:r w:rsidRPr="00FA5CF5">
        <w:rPr>
          <w:rFonts w:ascii="Times New Roman" w:hAnsi="Times New Roman" w:cs="Times New Roman"/>
        </w:rPr>
        <w:t xml:space="preserve">Los ángeles, su convivencia y papel en el cielo </w:t>
      </w:r>
    </w:p>
    <w:p w14:paraId="2BDD4BD3" w14:textId="5E68BADC" w:rsidR="00E16A49" w:rsidRPr="00FA5CF5" w:rsidRDefault="00A66861" w:rsidP="00E16A49">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orgullo </w:t>
      </w:r>
    </w:p>
    <w:p w14:paraId="4BA956D4" w14:textId="5BEC151B" w:rsidR="00E16A49" w:rsidRPr="00FA5CF5" w:rsidRDefault="00E16A49" w:rsidP="009E2C37">
      <w:pPr>
        <w:rPr>
          <w:rFonts w:ascii="Times New Roman" w:hAnsi="Times New Roman" w:cs="Times New Roman"/>
        </w:rPr>
      </w:pPr>
      <w:r w:rsidRPr="00FA5CF5">
        <w:rPr>
          <w:rFonts w:ascii="Times New Roman" w:hAnsi="Times New Roman" w:cs="Times New Roman"/>
        </w:rPr>
        <w:t xml:space="preserve">Lección que deja satanás a todo el universo </w:t>
      </w:r>
    </w:p>
    <w:p w14:paraId="6F0194C0" w14:textId="77777777" w:rsidR="00876F2E" w:rsidRPr="00FA5CF5" w:rsidRDefault="00876F2E" w:rsidP="00515896">
      <w:pPr>
        <w:rPr>
          <w:rFonts w:ascii="Times New Roman" w:hAnsi="Times New Roman" w:cs="Times New Roman"/>
        </w:rPr>
      </w:pPr>
    </w:p>
    <w:p w14:paraId="76CC9F6B" w14:textId="51D28C79" w:rsidR="00E16A49" w:rsidRPr="00FA5CF5" w:rsidRDefault="00E16A49" w:rsidP="00515896">
      <w:pPr>
        <w:rPr>
          <w:rFonts w:ascii="Times New Roman" w:hAnsi="Times New Roman" w:cs="Times New Roman"/>
        </w:rPr>
      </w:pPr>
      <w:r w:rsidRPr="00FA5CF5">
        <w:rPr>
          <w:rFonts w:ascii="Times New Roman" w:hAnsi="Times New Roman" w:cs="Times New Roman"/>
        </w:rPr>
        <w:t xml:space="preserve">Argumentos </w:t>
      </w:r>
    </w:p>
    <w:p w14:paraId="27F14D69" w14:textId="3272765A" w:rsidR="00E16A49" w:rsidRPr="00FA5CF5" w:rsidRDefault="00E16A49" w:rsidP="00E16A49">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es Amor”. Su naturaleza y su ley son amor” porque “No halla placer en una obediencia forzada, y otorga a todos libre albedrío para que puedan </w:t>
      </w:r>
      <w:r w:rsidR="00D258F0" w:rsidRPr="00FA5CF5">
        <w:rPr>
          <w:rFonts w:ascii="Times New Roman" w:hAnsi="Times New Roman" w:cs="Times New Roman"/>
        </w:rPr>
        <w:t>servirle voluntariamente</w:t>
      </w:r>
      <w:r w:rsidRPr="00FA5CF5">
        <w:rPr>
          <w:rFonts w:ascii="Times New Roman" w:hAnsi="Times New Roman" w:cs="Times New Roman"/>
        </w:rPr>
        <w:t>”</w:t>
      </w:r>
    </w:p>
    <w:p w14:paraId="09CA252B" w14:textId="38E0FDE5" w:rsidR="00E16A49" w:rsidRPr="00FA5CF5" w:rsidRDefault="00B5167A" w:rsidP="00E16A49">
      <w:pPr>
        <w:pStyle w:val="Prrafodelista"/>
        <w:numPr>
          <w:ilvl w:val="0"/>
          <w:numId w:val="2"/>
        </w:numPr>
        <w:rPr>
          <w:rFonts w:ascii="Times New Roman" w:hAnsi="Times New Roman" w:cs="Times New Roman"/>
        </w:rPr>
      </w:pPr>
      <w:r w:rsidRPr="00FA5CF5">
        <w:rPr>
          <w:rFonts w:ascii="Times New Roman" w:hAnsi="Times New Roman" w:cs="Times New Roman"/>
        </w:rPr>
        <w:t>“Poco a poco Lucifer llegó a albergar el deseo de ensalzarse” debido a que “Aunque toda su gloria procedía de Dios, este poderoso ángel llegó a considerarla como perteneciente a sí mismo”</w:t>
      </w:r>
    </w:p>
    <w:p w14:paraId="03021D12" w14:textId="0F09A2D9" w:rsidR="00B5167A" w:rsidRPr="00FA5CF5" w:rsidRDefault="003E25DE" w:rsidP="00E16A49">
      <w:pPr>
        <w:pStyle w:val="Prrafodelista"/>
        <w:numPr>
          <w:ilvl w:val="0"/>
          <w:numId w:val="2"/>
        </w:numPr>
        <w:rPr>
          <w:rFonts w:ascii="Times New Roman" w:hAnsi="Times New Roman" w:cs="Times New Roman"/>
        </w:rPr>
      </w:pPr>
      <w:r w:rsidRPr="00FA5CF5">
        <w:rPr>
          <w:rFonts w:ascii="Times New Roman" w:hAnsi="Times New Roman" w:cs="Times New Roman"/>
        </w:rPr>
        <w:t>“Dios</w:t>
      </w:r>
      <w:r w:rsidR="000C7594" w:rsidRPr="00FA5CF5">
        <w:rPr>
          <w:rFonts w:ascii="Times New Roman" w:hAnsi="Times New Roman" w:cs="Times New Roman"/>
        </w:rPr>
        <w:t xml:space="preserve"> soportó por mucho tiempo a Lucifer</w:t>
      </w:r>
      <w:r w:rsidRPr="00FA5CF5">
        <w:rPr>
          <w:rFonts w:ascii="Times New Roman" w:hAnsi="Times New Roman" w:cs="Times New Roman"/>
        </w:rPr>
        <w:t>”</w:t>
      </w:r>
      <w:r w:rsidR="000C7594" w:rsidRPr="00FA5CF5">
        <w:rPr>
          <w:rFonts w:ascii="Times New Roman" w:hAnsi="Times New Roman" w:cs="Times New Roman"/>
        </w:rPr>
        <w:t xml:space="preserve"> porque </w:t>
      </w:r>
      <w:r w:rsidRPr="00FA5CF5">
        <w:rPr>
          <w:rFonts w:ascii="Times New Roman" w:hAnsi="Times New Roman" w:cs="Times New Roman"/>
        </w:rPr>
        <w:t>“e</w:t>
      </w:r>
      <w:r w:rsidR="00E51239" w:rsidRPr="00FA5CF5">
        <w:rPr>
          <w:rFonts w:ascii="Times New Roman" w:hAnsi="Times New Roman" w:cs="Times New Roman"/>
        </w:rPr>
        <w:t>ra necesario que sus planes se desarrollaran en toda su plenitud, para que su verdadera naturaleza y tendencia fueran vistas por todos.</w:t>
      </w:r>
      <w:r w:rsidRPr="00FA5CF5">
        <w:rPr>
          <w:rFonts w:ascii="Times New Roman" w:hAnsi="Times New Roman" w:cs="Times New Roman"/>
        </w:rPr>
        <w:t>”</w:t>
      </w:r>
    </w:p>
    <w:p w14:paraId="071B56BB" w14:textId="77777777" w:rsidR="003E25DE" w:rsidRPr="00FA5CF5" w:rsidRDefault="003E25DE" w:rsidP="003E25DE">
      <w:pPr>
        <w:rPr>
          <w:rFonts w:ascii="Times New Roman" w:hAnsi="Times New Roman" w:cs="Times New Roman"/>
        </w:rPr>
      </w:pPr>
    </w:p>
    <w:p w14:paraId="7817885A" w14:textId="77777777" w:rsidR="003E25DE" w:rsidRPr="00FA5CF5" w:rsidRDefault="003E25DE" w:rsidP="003E25DE">
      <w:pPr>
        <w:rPr>
          <w:rFonts w:ascii="Times New Roman" w:hAnsi="Times New Roman" w:cs="Times New Roman"/>
        </w:rPr>
      </w:pPr>
    </w:p>
    <w:p w14:paraId="2EBA02EC" w14:textId="236ADC31" w:rsidR="009B2620" w:rsidRPr="00FA5CF5" w:rsidRDefault="009B2620" w:rsidP="003E25DE">
      <w:pPr>
        <w:rPr>
          <w:rFonts w:ascii="Times New Roman" w:hAnsi="Times New Roman" w:cs="Times New Roman"/>
        </w:rPr>
      </w:pPr>
      <w:r w:rsidRPr="00FA5CF5">
        <w:rPr>
          <w:rFonts w:ascii="Times New Roman" w:hAnsi="Times New Roman" w:cs="Times New Roman"/>
        </w:rPr>
        <w:t xml:space="preserve">                                                          Análisis</w:t>
      </w:r>
    </w:p>
    <w:p w14:paraId="64A8870B" w14:textId="77777777" w:rsidR="007222A6" w:rsidRPr="00FA5CF5" w:rsidRDefault="007222A6" w:rsidP="003E25DE">
      <w:pPr>
        <w:rPr>
          <w:rFonts w:ascii="Times New Roman" w:hAnsi="Times New Roman" w:cs="Times New Roman"/>
        </w:rPr>
      </w:pPr>
      <w:r w:rsidRPr="00FA5CF5">
        <w:rPr>
          <w:rFonts w:ascii="Times New Roman" w:hAnsi="Times New Roman" w:cs="Times New Roman"/>
        </w:rPr>
        <w:t xml:space="preserve">Aspectos relevantes del texto </w:t>
      </w:r>
    </w:p>
    <w:p w14:paraId="05880CC0" w14:textId="086DDF75" w:rsidR="003E25DE" w:rsidRPr="00FA5CF5" w:rsidRDefault="009B2620" w:rsidP="007222A6">
      <w:pPr>
        <w:pStyle w:val="Prrafodelista"/>
        <w:numPr>
          <w:ilvl w:val="0"/>
          <w:numId w:val="2"/>
        </w:numPr>
        <w:rPr>
          <w:rFonts w:ascii="Times New Roman" w:hAnsi="Times New Roman" w:cs="Times New Roman"/>
        </w:rPr>
      </w:pPr>
      <w:r w:rsidRPr="00FA5CF5">
        <w:rPr>
          <w:rFonts w:ascii="Times New Roman" w:hAnsi="Times New Roman" w:cs="Times New Roman"/>
        </w:rPr>
        <w:t xml:space="preserve"> </w:t>
      </w:r>
      <w:r w:rsidR="000513F6" w:rsidRPr="00FA5CF5">
        <w:rPr>
          <w:rFonts w:ascii="Times New Roman" w:hAnsi="Times New Roman" w:cs="Times New Roman"/>
        </w:rPr>
        <w:t xml:space="preserve">Dios </w:t>
      </w:r>
      <w:r w:rsidR="00042B4E" w:rsidRPr="00FA5CF5">
        <w:rPr>
          <w:rFonts w:ascii="Times New Roman" w:hAnsi="Times New Roman" w:cs="Times New Roman"/>
        </w:rPr>
        <w:t>permitió</w:t>
      </w:r>
      <w:r w:rsidR="000513F6" w:rsidRPr="00FA5CF5">
        <w:rPr>
          <w:rFonts w:ascii="Times New Roman" w:hAnsi="Times New Roman" w:cs="Times New Roman"/>
        </w:rPr>
        <w:t xml:space="preserve"> que satanás cumpliera </w:t>
      </w:r>
      <w:r w:rsidR="00042B4E" w:rsidRPr="00FA5CF5">
        <w:rPr>
          <w:rFonts w:ascii="Times New Roman" w:hAnsi="Times New Roman" w:cs="Times New Roman"/>
        </w:rPr>
        <w:t xml:space="preserve">con sus </w:t>
      </w:r>
      <w:r w:rsidR="00FA65C5" w:rsidRPr="00FA5CF5">
        <w:rPr>
          <w:rFonts w:ascii="Times New Roman" w:hAnsi="Times New Roman" w:cs="Times New Roman"/>
        </w:rPr>
        <w:t>nuevas intenciones</w:t>
      </w:r>
    </w:p>
    <w:p w14:paraId="3C4270DD" w14:textId="062F6495" w:rsidR="000513F6" w:rsidRPr="00FA5CF5" w:rsidRDefault="00042B4E" w:rsidP="007222A6">
      <w:pPr>
        <w:pStyle w:val="Prrafodelista"/>
        <w:numPr>
          <w:ilvl w:val="0"/>
          <w:numId w:val="2"/>
        </w:numPr>
        <w:rPr>
          <w:rFonts w:ascii="Times New Roman" w:hAnsi="Times New Roman" w:cs="Times New Roman"/>
        </w:rPr>
      </w:pPr>
      <w:r w:rsidRPr="00FA5CF5">
        <w:rPr>
          <w:rFonts w:ascii="Times New Roman" w:hAnsi="Times New Roman" w:cs="Times New Roman"/>
        </w:rPr>
        <w:lastRenderedPageBreak/>
        <w:t xml:space="preserve">Dios y sus oportunidades para el arrepentimiento de lucifer </w:t>
      </w:r>
    </w:p>
    <w:p w14:paraId="20C85A43" w14:textId="4E3844C5" w:rsidR="00042B4E" w:rsidRPr="00FA5CF5" w:rsidRDefault="00FA65C5" w:rsidP="007222A6">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poder que ejercen ciertas </w:t>
      </w:r>
      <w:r w:rsidR="003037FD" w:rsidRPr="00FA5CF5">
        <w:rPr>
          <w:rFonts w:ascii="Times New Roman" w:hAnsi="Times New Roman" w:cs="Times New Roman"/>
        </w:rPr>
        <w:t>autoridades,</w:t>
      </w:r>
      <w:r w:rsidRPr="00FA5CF5">
        <w:rPr>
          <w:rFonts w:ascii="Times New Roman" w:hAnsi="Times New Roman" w:cs="Times New Roman"/>
        </w:rPr>
        <w:t xml:space="preserve"> el cual puede arrastrar a otros.</w:t>
      </w:r>
    </w:p>
    <w:p w14:paraId="5A15CA97" w14:textId="43431C60" w:rsidR="00FA65C5" w:rsidRPr="00FA5CF5" w:rsidRDefault="003037FD" w:rsidP="00FA65C5">
      <w:pPr>
        <w:rPr>
          <w:rFonts w:ascii="Times New Roman" w:hAnsi="Times New Roman" w:cs="Times New Roman"/>
        </w:rPr>
      </w:pPr>
      <w:del w:id="0" w:author="Karen Elizabeth Clark Bonilla" w:date="2025-10-31T14:36:00Z" w16du:dateUtc="2025-10-31T20:36:00Z">
        <w:r w:rsidRPr="00FA5CF5" w:rsidDel="008879C6">
          <w:rPr>
            <w:rFonts w:ascii="Times New Roman" w:hAnsi="Times New Roman" w:cs="Times New Roman"/>
          </w:rPr>
          <w:delText>Opinión</w:delText>
        </w:r>
        <w:r w:rsidR="00101801" w:rsidRPr="00FA5CF5" w:rsidDel="008879C6">
          <w:rPr>
            <w:rFonts w:ascii="Times New Roman" w:hAnsi="Times New Roman" w:cs="Times New Roman"/>
          </w:rPr>
          <w:delText xml:space="preserve"> </w:delText>
        </w:r>
        <w:r w:rsidR="009E4159" w:rsidRPr="00FA5CF5" w:rsidDel="008879C6">
          <w:rPr>
            <w:rFonts w:ascii="Times New Roman" w:hAnsi="Times New Roman" w:cs="Times New Roman"/>
          </w:rPr>
          <w:delText>personal</w:delText>
        </w:r>
      </w:del>
      <w:ins w:id="1" w:author="Karen Elizabeth Clark Bonilla" w:date="2025-10-31T14:36:00Z" w16du:dateUtc="2025-10-31T20:36:00Z">
        <w:r w:rsidR="008879C6" w:rsidRPr="00FA5CF5">
          <w:rPr>
            <w:rFonts w:ascii="Times New Roman" w:hAnsi="Times New Roman" w:cs="Times New Roman"/>
          </w:rPr>
          <w:t>Opinión</w:t>
        </w:r>
      </w:ins>
      <w:r w:rsidR="009E4159" w:rsidRPr="00FA5CF5">
        <w:rPr>
          <w:rFonts w:ascii="Times New Roman" w:hAnsi="Times New Roman" w:cs="Times New Roman"/>
        </w:rPr>
        <w:t xml:space="preserve"> </w:t>
      </w:r>
    </w:p>
    <w:p w14:paraId="2FEEE24A" w14:textId="574B9A6B" w:rsidR="00101801" w:rsidRPr="00FA5CF5" w:rsidRDefault="00DC0E06" w:rsidP="00101801">
      <w:pPr>
        <w:pStyle w:val="Prrafodelista"/>
        <w:numPr>
          <w:ilvl w:val="0"/>
          <w:numId w:val="2"/>
        </w:numPr>
        <w:rPr>
          <w:rFonts w:ascii="Times New Roman" w:hAnsi="Times New Roman" w:cs="Times New Roman"/>
        </w:rPr>
      </w:pPr>
      <w:r w:rsidRPr="00FA5CF5">
        <w:rPr>
          <w:rFonts w:ascii="Times New Roman" w:hAnsi="Times New Roman" w:cs="Times New Roman"/>
        </w:rPr>
        <w:t xml:space="preserve">Lucifer tuvo </w:t>
      </w:r>
      <w:r w:rsidR="003037FD" w:rsidRPr="00FA5CF5">
        <w:rPr>
          <w:rFonts w:ascii="Times New Roman" w:hAnsi="Times New Roman" w:cs="Times New Roman"/>
        </w:rPr>
        <w:t xml:space="preserve">muchas </w:t>
      </w:r>
      <w:r w:rsidR="007F6741" w:rsidRPr="00FA5CF5">
        <w:rPr>
          <w:rFonts w:ascii="Times New Roman" w:hAnsi="Times New Roman" w:cs="Times New Roman"/>
        </w:rPr>
        <w:t>oportunidades,</w:t>
      </w:r>
      <w:r w:rsidR="00A0448C" w:rsidRPr="00FA5CF5">
        <w:rPr>
          <w:rFonts w:ascii="Times New Roman" w:hAnsi="Times New Roman" w:cs="Times New Roman"/>
        </w:rPr>
        <w:t xml:space="preserve"> literalmente Dios mostro su amor en el hecho de </w:t>
      </w:r>
      <w:r w:rsidR="003C09EA" w:rsidRPr="00FA5CF5">
        <w:rPr>
          <w:rFonts w:ascii="Times New Roman" w:hAnsi="Times New Roman" w:cs="Times New Roman"/>
        </w:rPr>
        <w:t xml:space="preserve">que le fue dicho mediante los ángeles que se </w:t>
      </w:r>
      <w:r w:rsidR="00B61F03" w:rsidRPr="00FA5CF5">
        <w:rPr>
          <w:rFonts w:ascii="Times New Roman" w:hAnsi="Times New Roman" w:cs="Times New Roman"/>
        </w:rPr>
        <w:t>arrepintiera,</w:t>
      </w:r>
      <w:r w:rsidR="003C09EA" w:rsidRPr="00FA5CF5">
        <w:rPr>
          <w:rFonts w:ascii="Times New Roman" w:hAnsi="Times New Roman" w:cs="Times New Roman"/>
        </w:rPr>
        <w:t xml:space="preserve"> le fue mostrado su final</w:t>
      </w:r>
      <w:r w:rsidR="00E07618" w:rsidRPr="00FA5CF5">
        <w:rPr>
          <w:rFonts w:ascii="Times New Roman" w:hAnsi="Times New Roman" w:cs="Times New Roman"/>
        </w:rPr>
        <w:t xml:space="preserve"> si seguía insistiendo en su</w:t>
      </w:r>
      <w:r w:rsidR="003B3B46" w:rsidRPr="00FA5CF5">
        <w:rPr>
          <w:rFonts w:ascii="Times New Roman" w:hAnsi="Times New Roman" w:cs="Times New Roman"/>
        </w:rPr>
        <w:t xml:space="preserve"> rebeldía </w:t>
      </w:r>
      <w:r w:rsidR="00E07618" w:rsidRPr="00FA5CF5">
        <w:rPr>
          <w:rFonts w:ascii="Times New Roman" w:hAnsi="Times New Roman" w:cs="Times New Roman"/>
        </w:rPr>
        <w:t xml:space="preserve"> </w:t>
      </w:r>
      <w:r w:rsidR="003C09EA" w:rsidRPr="00FA5CF5">
        <w:rPr>
          <w:rFonts w:ascii="Times New Roman" w:hAnsi="Times New Roman" w:cs="Times New Roman"/>
        </w:rPr>
        <w:t xml:space="preserve"> y aun así no </w:t>
      </w:r>
      <w:r w:rsidR="00E93351" w:rsidRPr="00FA5CF5">
        <w:rPr>
          <w:rFonts w:ascii="Times New Roman" w:hAnsi="Times New Roman" w:cs="Times New Roman"/>
        </w:rPr>
        <w:t>lo hizo</w:t>
      </w:r>
      <w:r w:rsidR="003C09EA" w:rsidRPr="00FA5CF5">
        <w:rPr>
          <w:rFonts w:ascii="Times New Roman" w:hAnsi="Times New Roman" w:cs="Times New Roman"/>
        </w:rPr>
        <w:t xml:space="preserve"> porque </w:t>
      </w:r>
      <w:r w:rsidR="00AD588C" w:rsidRPr="00FA5CF5">
        <w:rPr>
          <w:rFonts w:ascii="Times New Roman" w:hAnsi="Times New Roman" w:cs="Times New Roman"/>
        </w:rPr>
        <w:t>“</w:t>
      </w:r>
      <w:r w:rsidR="00B66558" w:rsidRPr="00FA5CF5">
        <w:rPr>
          <w:rFonts w:ascii="Times New Roman" w:hAnsi="Times New Roman" w:cs="Times New Roman"/>
        </w:rPr>
        <w:t>el orgullo no se lo permitió. Era un sacrificio demasiado grande para quien había sido honrado tan altamente el tener que confesar que había errado, que sus ideas y propósitos eran falsos, y someterse a la autoridad que había estado presentando como injusta</w:t>
      </w:r>
      <w:r w:rsidR="00AD588C" w:rsidRPr="00FA5CF5">
        <w:rPr>
          <w:rFonts w:ascii="Times New Roman" w:hAnsi="Times New Roman" w:cs="Times New Roman"/>
        </w:rPr>
        <w:t>”</w:t>
      </w:r>
    </w:p>
    <w:p w14:paraId="581D1843" w14:textId="0F0D3439" w:rsidR="00B61F03" w:rsidRPr="00FA5CF5" w:rsidRDefault="00640976" w:rsidP="002224FD">
      <w:pPr>
        <w:pStyle w:val="Prrafodelista"/>
        <w:numPr>
          <w:ilvl w:val="0"/>
          <w:numId w:val="2"/>
        </w:numPr>
        <w:rPr>
          <w:rFonts w:ascii="Times New Roman" w:hAnsi="Times New Roman" w:cs="Times New Roman"/>
        </w:rPr>
      </w:pPr>
      <w:r w:rsidRPr="00FA5CF5">
        <w:rPr>
          <w:rFonts w:ascii="Times New Roman" w:hAnsi="Times New Roman" w:cs="Times New Roman"/>
        </w:rPr>
        <w:t>A menudo no comprendemos la sabiduría de Dios (nuestra mente finita no lo permite) ,durante mucho tiempo ha sido un misterio total t</w:t>
      </w:r>
      <w:r w:rsidR="00713FF0" w:rsidRPr="00FA5CF5">
        <w:rPr>
          <w:rFonts w:ascii="Times New Roman" w:hAnsi="Times New Roman" w:cs="Times New Roman"/>
        </w:rPr>
        <w:t xml:space="preserve">odo lo que paso , </w:t>
      </w:r>
      <w:proofErr w:type="spellStart"/>
      <w:r w:rsidR="00713FF0" w:rsidRPr="00FA5CF5">
        <w:rPr>
          <w:rFonts w:ascii="Times New Roman" w:hAnsi="Times New Roman" w:cs="Times New Roman"/>
        </w:rPr>
        <w:t>el porqué</w:t>
      </w:r>
      <w:proofErr w:type="spellEnd"/>
      <w:r w:rsidR="00713FF0" w:rsidRPr="00FA5CF5">
        <w:rPr>
          <w:rFonts w:ascii="Times New Roman" w:hAnsi="Times New Roman" w:cs="Times New Roman"/>
        </w:rPr>
        <w:t xml:space="preserve"> fue permitido , </w:t>
      </w:r>
      <w:proofErr w:type="spellStart"/>
      <w:r w:rsidR="00713FF0" w:rsidRPr="00FA5CF5">
        <w:rPr>
          <w:rFonts w:ascii="Times New Roman" w:hAnsi="Times New Roman" w:cs="Times New Roman"/>
        </w:rPr>
        <w:t>el porqué</w:t>
      </w:r>
      <w:proofErr w:type="spellEnd"/>
      <w:r w:rsidR="00713FF0" w:rsidRPr="00FA5CF5">
        <w:rPr>
          <w:rFonts w:ascii="Times New Roman" w:hAnsi="Times New Roman" w:cs="Times New Roman"/>
        </w:rPr>
        <w:t xml:space="preserve"> </w:t>
      </w:r>
      <w:r w:rsidR="00800BC4" w:rsidRPr="00FA5CF5">
        <w:rPr>
          <w:rFonts w:ascii="Times New Roman" w:hAnsi="Times New Roman" w:cs="Times New Roman"/>
        </w:rPr>
        <w:t xml:space="preserve">en un mundo perfecto , llegó la rebeldía y </w:t>
      </w:r>
      <w:r w:rsidR="00593757" w:rsidRPr="00FA5CF5">
        <w:rPr>
          <w:rFonts w:ascii="Times New Roman" w:hAnsi="Times New Roman" w:cs="Times New Roman"/>
        </w:rPr>
        <w:t>por qué</w:t>
      </w:r>
      <w:r w:rsidR="00800BC4" w:rsidRPr="00FA5CF5">
        <w:rPr>
          <w:rFonts w:ascii="Times New Roman" w:hAnsi="Times New Roman" w:cs="Times New Roman"/>
        </w:rPr>
        <w:t xml:space="preserve"> </w:t>
      </w:r>
      <w:r w:rsidR="002224FD" w:rsidRPr="00FA5CF5">
        <w:rPr>
          <w:rFonts w:ascii="Times New Roman" w:hAnsi="Times New Roman" w:cs="Times New Roman"/>
        </w:rPr>
        <w:t>a día de hoy las consecuencias del pecado son devastadoras , pensar en Dios como un Dios de amor y a la vez decir que dejó que todo esto pasara suena muy controversial pero Dios es justo y “esto lo entenderán algún día todos los habitantes del universo, tanto los leales como los desleales. “Él es la Roca, cuya obra es perfecta, porque todos sus caminos son rectos. Es un Dios de verdad y no hay maldad en él; es justo y recto”</w:t>
      </w:r>
      <w:r w:rsidR="003607B2" w:rsidRPr="00FA5CF5">
        <w:rPr>
          <w:rFonts w:ascii="Times New Roman" w:hAnsi="Times New Roman" w:cs="Times New Roman"/>
        </w:rPr>
        <w:t>”</w:t>
      </w:r>
    </w:p>
    <w:p w14:paraId="3F64C3E7" w14:textId="654F5A4D" w:rsidR="003607B2" w:rsidRPr="00FA5CF5" w:rsidRDefault="00ED5229" w:rsidP="002224FD">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nos da como prueba de amor el día albedrio </w:t>
      </w:r>
      <w:proofErr w:type="gramStart"/>
      <w:r w:rsidR="00593757" w:rsidRPr="00FA5CF5">
        <w:rPr>
          <w:rFonts w:ascii="Times New Roman" w:hAnsi="Times New Roman" w:cs="Times New Roman"/>
        </w:rPr>
        <w:t>porque</w:t>
      </w:r>
      <w:proofErr w:type="gramEnd"/>
      <w:r w:rsidR="00593757" w:rsidRPr="00FA5CF5">
        <w:rPr>
          <w:rFonts w:ascii="Times New Roman" w:hAnsi="Times New Roman" w:cs="Times New Roman"/>
        </w:rPr>
        <w:t>. Dios desea de todas sus criaturas el servicio que nace del amor, de la comprensión y del aprecio de su carácter. No halla placer en una obediencia forzada, y otorga a todos libre albedrío para que puedan servirle voluntariamente”</w:t>
      </w:r>
    </w:p>
    <w:p w14:paraId="00C70A34" w14:textId="77777777" w:rsidR="007F6741" w:rsidRPr="00FA5CF5" w:rsidRDefault="007F6741" w:rsidP="007F6741">
      <w:pPr>
        <w:rPr>
          <w:rFonts w:ascii="Times New Roman" w:hAnsi="Times New Roman" w:cs="Times New Roman"/>
        </w:rPr>
      </w:pPr>
    </w:p>
    <w:p w14:paraId="0264AA9D" w14:textId="77777777" w:rsidR="007F6741" w:rsidRPr="00FA5CF5" w:rsidRDefault="007F6741" w:rsidP="007F6741">
      <w:pPr>
        <w:rPr>
          <w:rFonts w:ascii="Times New Roman" w:hAnsi="Times New Roman" w:cs="Times New Roman"/>
        </w:rPr>
      </w:pPr>
    </w:p>
    <w:p w14:paraId="61D7F31D" w14:textId="321252CB" w:rsidR="007F6741" w:rsidRPr="00FA5CF5" w:rsidRDefault="00E423BD" w:rsidP="007F6741">
      <w:pPr>
        <w:rPr>
          <w:rFonts w:ascii="Times New Roman" w:hAnsi="Times New Roman" w:cs="Times New Roman"/>
        </w:rPr>
      </w:pPr>
      <w:r w:rsidRPr="00FA5CF5">
        <w:rPr>
          <w:rFonts w:ascii="Times New Roman" w:hAnsi="Times New Roman" w:cs="Times New Roman"/>
        </w:rPr>
        <w:t>Relación</w:t>
      </w:r>
      <w:r w:rsidR="00F13EED" w:rsidRPr="00FA5CF5">
        <w:rPr>
          <w:rFonts w:ascii="Times New Roman" w:hAnsi="Times New Roman" w:cs="Times New Roman"/>
        </w:rPr>
        <w:t xml:space="preserve"> del texto con la Biblia:</w:t>
      </w:r>
    </w:p>
    <w:p w14:paraId="294C2801" w14:textId="070121F8" w:rsidR="002664E1" w:rsidRPr="00FA5CF5" w:rsidRDefault="002664E1" w:rsidP="002664E1">
      <w:pPr>
        <w:pStyle w:val="Prrafodelista"/>
        <w:numPr>
          <w:ilvl w:val="0"/>
          <w:numId w:val="2"/>
        </w:numPr>
        <w:rPr>
          <w:rFonts w:ascii="Times New Roman" w:hAnsi="Times New Roman" w:cs="Times New Roman"/>
        </w:rPr>
      </w:pPr>
      <w:r w:rsidRPr="00FA5CF5">
        <w:rPr>
          <w:rFonts w:ascii="Times New Roman" w:hAnsi="Times New Roman" w:cs="Times New Roman"/>
        </w:rPr>
        <w:t>“Dios es Amor”. Su naturaleza y su ley son amor. Lo han sido siempre, y lo serán para siempre (</w:t>
      </w:r>
      <w:r w:rsidR="001020A8" w:rsidRPr="00FA5CF5">
        <w:rPr>
          <w:rFonts w:ascii="Times New Roman" w:hAnsi="Times New Roman" w:cs="Times New Roman"/>
        </w:rPr>
        <w:t>pág.</w:t>
      </w:r>
      <w:r w:rsidRPr="00FA5CF5">
        <w:rPr>
          <w:rFonts w:ascii="Times New Roman" w:hAnsi="Times New Roman" w:cs="Times New Roman"/>
        </w:rPr>
        <w:t xml:space="preserve"> 11)</w:t>
      </w:r>
    </w:p>
    <w:p w14:paraId="31CA3044" w14:textId="237B75B2" w:rsidR="002664E1" w:rsidRPr="00FA5CF5" w:rsidRDefault="00F25B40" w:rsidP="002664E1">
      <w:pPr>
        <w:pStyle w:val="Prrafodelista"/>
        <w:rPr>
          <w:rFonts w:ascii="Times New Roman" w:hAnsi="Times New Roman" w:cs="Times New Roman"/>
        </w:rPr>
      </w:pPr>
      <w:r w:rsidRPr="00FA5CF5">
        <w:rPr>
          <w:rStyle w:val="text"/>
          <w:rFonts w:ascii="Times New Roman" w:hAnsi="Times New Roman" w:cs="Times New Roman"/>
          <w:color w:val="000000"/>
          <w:shd w:val="clear" w:color="auto" w:fill="FFFFFF"/>
        </w:rPr>
        <w:t>Tú, Señor, eres justo en todo lo que haces,</w:t>
      </w:r>
      <w:r w:rsidRPr="00FA5CF5">
        <w:rPr>
          <w:rFonts w:ascii="Times New Roman" w:hAnsi="Times New Roman" w:cs="Times New Roman"/>
          <w:color w:val="000000"/>
        </w:rPr>
        <w:t xml:space="preserve"> </w:t>
      </w:r>
      <w:r w:rsidRPr="00FA5CF5">
        <w:rPr>
          <w:rStyle w:val="text"/>
          <w:rFonts w:ascii="Times New Roman" w:hAnsi="Times New Roman" w:cs="Times New Roman"/>
          <w:color w:val="000000"/>
          <w:shd w:val="clear" w:color="auto" w:fill="FFFFFF"/>
        </w:rPr>
        <w:t>y todo lo haces con misericordia. (RVC) (Salmos 145:17)</w:t>
      </w:r>
    </w:p>
    <w:p w14:paraId="36039334" w14:textId="62DB7D70" w:rsidR="005151AA" w:rsidRPr="00FA5CF5" w:rsidRDefault="00245FE8" w:rsidP="003E25DE">
      <w:pPr>
        <w:pStyle w:val="Prrafodelista"/>
        <w:numPr>
          <w:ilvl w:val="0"/>
          <w:numId w:val="2"/>
        </w:numPr>
        <w:rPr>
          <w:rFonts w:ascii="Times New Roman" w:hAnsi="Times New Roman" w:cs="Times New Roman"/>
        </w:rPr>
      </w:pPr>
      <w:r w:rsidRPr="00FA5CF5">
        <w:rPr>
          <w:rFonts w:ascii="Times New Roman" w:hAnsi="Times New Roman" w:cs="Times New Roman"/>
        </w:rPr>
        <w:t xml:space="preserve">Lucifer permitió que su envidia hacia Cristo prevaleciera, y se afirmó más en su rebelión. El propósito de este príncipe de los ángeles llegó a ser disputar la supremacía del Hijo de Dios, y así poner en tela de juicio la sabiduría y el amor del Creador. Para lograr este fin estaba por consagrar las energías de aquella mente maestra, la cual, después de la de Cristo, era la principal entre las huestes de </w:t>
      </w:r>
      <w:r w:rsidR="001020A8" w:rsidRPr="00FA5CF5">
        <w:rPr>
          <w:rFonts w:ascii="Times New Roman" w:hAnsi="Times New Roman" w:cs="Times New Roman"/>
        </w:rPr>
        <w:t>Dios. (pág.</w:t>
      </w:r>
      <w:r w:rsidR="00316980" w:rsidRPr="00FA5CF5">
        <w:rPr>
          <w:rFonts w:ascii="Times New Roman" w:hAnsi="Times New Roman" w:cs="Times New Roman"/>
        </w:rPr>
        <w:t xml:space="preserve"> 12)</w:t>
      </w:r>
    </w:p>
    <w:p w14:paraId="6B4997A8" w14:textId="24561A94" w:rsidR="005151AA" w:rsidRPr="00FA5CF5" w:rsidRDefault="00A659E7" w:rsidP="005151AA">
      <w:pPr>
        <w:pStyle w:val="Prrafodelista"/>
        <w:rPr>
          <w:rStyle w:val="text"/>
          <w:rFonts w:ascii="Times New Roman" w:hAnsi="Times New Roman" w:cs="Times New Roman"/>
          <w:color w:val="000000"/>
          <w:shd w:val="clear" w:color="auto" w:fill="FFFFFF"/>
        </w:rPr>
      </w:pPr>
      <w:r w:rsidRPr="00FA5CF5">
        <w:rPr>
          <w:rStyle w:val="text"/>
          <w:rFonts w:ascii="Times New Roman" w:hAnsi="Times New Roman" w:cs="Times New Roman"/>
          <w:color w:val="000000"/>
          <w:shd w:val="clear" w:color="auto" w:fill="FFFFFF"/>
        </w:rPr>
        <w:t>A ti, querubín grande y protector, yo te puse en el santo monte de Dios, y allí estuviste. ¡Te paseabas en medio de las piedras encendidas!</w:t>
      </w:r>
      <w:r w:rsidRPr="00FA5CF5">
        <w:rPr>
          <w:rFonts w:ascii="Times New Roman" w:hAnsi="Times New Roman" w:cs="Times New Roman"/>
          <w:color w:val="000000"/>
          <w:shd w:val="clear" w:color="auto" w:fill="FFFFFF"/>
        </w:rPr>
        <w:t> </w:t>
      </w:r>
      <w:r w:rsidRPr="00FA5CF5">
        <w:rPr>
          <w:rStyle w:val="text"/>
          <w:rFonts w:ascii="Times New Roman" w:hAnsi="Times New Roman" w:cs="Times New Roman"/>
          <w:b/>
          <w:bCs/>
          <w:color w:val="000000"/>
          <w:shd w:val="clear" w:color="auto" w:fill="FFFFFF"/>
          <w:vertAlign w:val="superscript"/>
        </w:rPr>
        <w:t> </w:t>
      </w:r>
      <w:r w:rsidRPr="00FA5CF5">
        <w:rPr>
          <w:rStyle w:val="text"/>
          <w:rFonts w:ascii="Times New Roman" w:hAnsi="Times New Roman" w:cs="Times New Roman"/>
          <w:color w:val="000000"/>
          <w:shd w:val="clear" w:color="auto" w:fill="FFFFFF"/>
        </w:rPr>
        <w:t xml:space="preserve">Desde el día en que </w:t>
      </w:r>
      <w:r w:rsidRPr="00FA5CF5">
        <w:rPr>
          <w:rStyle w:val="text"/>
          <w:rFonts w:ascii="Times New Roman" w:hAnsi="Times New Roman" w:cs="Times New Roman"/>
          <w:color w:val="000000"/>
          <w:shd w:val="clear" w:color="auto" w:fill="FFFFFF"/>
        </w:rPr>
        <w:lastRenderedPageBreak/>
        <w:t>fuiste creado, y hasta el día en que se halló maldad en ti, eras perfecto en todos tus caminos.</w:t>
      </w:r>
      <w:r w:rsidRPr="00FA5CF5">
        <w:rPr>
          <w:rFonts w:ascii="Times New Roman" w:hAnsi="Times New Roman" w:cs="Times New Roman"/>
          <w:color w:val="000000"/>
          <w:shd w:val="clear" w:color="auto" w:fill="FFFFFF"/>
        </w:rPr>
        <w:t> </w:t>
      </w:r>
      <w:r w:rsidRPr="00FA5CF5">
        <w:rPr>
          <w:rStyle w:val="text"/>
          <w:rFonts w:ascii="Times New Roman" w:hAnsi="Times New Roman" w:cs="Times New Roman"/>
          <w:b/>
          <w:bCs/>
          <w:color w:val="000000"/>
          <w:shd w:val="clear" w:color="auto" w:fill="FFFFFF"/>
          <w:vertAlign w:val="superscript"/>
        </w:rPr>
        <w:t> </w:t>
      </w:r>
      <w:r w:rsidRPr="00FA5CF5">
        <w:rPr>
          <w:rStyle w:val="text"/>
          <w:rFonts w:ascii="Times New Roman" w:hAnsi="Times New Roman" w:cs="Times New Roman"/>
          <w:color w:val="000000"/>
          <w:shd w:val="clear" w:color="auto" w:fill="FFFFFF"/>
        </w:rPr>
        <w:t>Pero por tantos negocios que hacías te fuiste llenando de iniquidad, y pecaste. Por eso, querubín protector, yo te expulsé del monte de Dios y te arrojé lejos de las piedras encendidas.</w:t>
      </w:r>
      <w:r w:rsidRPr="00FA5CF5">
        <w:rPr>
          <w:rFonts w:ascii="Times New Roman" w:hAnsi="Times New Roman" w:cs="Times New Roman"/>
          <w:color w:val="000000"/>
          <w:shd w:val="clear" w:color="auto" w:fill="FFFFFF"/>
        </w:rPr>
        <w:t> </w:t>
      </w:r>
      <w:r w:rsidRPr="00FA5CF5">
        <w:rPr>
          <w:rStyle w:val="text"/>
          <w:rFonts w:ascii="Times New Roman" w:hAnsi="Times New Roman" w:cs="Times New Roman"/>
          <w:b/>
          <w:bCs/>
          <w:color w:val="000000"/>
          <w:shd w:val="clear" w:color="auto" w:fill="FFFFFF"/>
          <w:vertAlign w:val="superscript"/>
        </w:rPr>
        <w:t> </w:t>
      </w:r>
      <w:r w:rsidRPr="00FA5CF5">
        <w:rPr>
          <w:rStyle w:val="text"/>
          <w:rFonts w:ascii="Times New Roman" w:hAnsi="Times New Roman" w:cs="Times New Roman"/>
          <w:color w:val="000000"/>
          <w:shd w:val="clear" w:color="auto" w:fill="FFFFFF"/>
        </w:rPr>
        <w:t>Era tanta tu hermosura que tu corazón se envaneció. Por causa de tu esplendor corrompiste tu sabiduría. Por eso yo te haré rodar por tierra, y te expondré al ridículo delante de los reyes.</w:t>
      </w:r>
      <w:r w:rsidR="005151AA" w:rsidRPr="00FA5CF5">
        <w:rPr>
          <w:rStyle w:val="text"/>
          <w:rFonts w:ascii="Times New Roman" w:hAnsi="Times New Roman" w:cs="Times New Roman"/>
          <w:color w:val="000000"/>
          <w:shd w:val="clear" w:color="auto" w:fill="FFFFFF"/>
        </w:rPr>
        <w:t xml:space="preserve"> </w:t>
      </w:r>
      <w:r w:rsidR="001020A8" w:rsidRPr="00FA5CF5">
        <w:rPr>
          <w:rStyle w:val="text"/>
          <w:rFonts w:ascii="Times New Roman" w:hAnsi="Times New Roman" w:cs="Times New Roman"/>
          <w:color w:val="000000"/>
          <w:shd w:val="clear" w:color="auto" w:fill="FFFFFF"/>
        </w:rPr>
        <w:t>(</w:t>
      </w:r>
      <w:del w:id="2" w:author="Karen Elizabeth Clark Bonilla" w:date="2025-10-31T14:36:00Z" w16du:dateUtc="2025-10-31T20:36:00Z">
        <w:r w:rsidR="001020A8" w:rsidRPr="00FA5CF5" w:rsidDel="008879C6">
          <w:rPr>
            <w:rStyle w:val="text"/>
            <w:rFonts w:ascii="Times New Roman" w:hAnsi="Times New Roman" w:cs="Times New Roman"/>
            <w:color w:val="000000"/>
            <w:shd w:val="clear" w:color="auto" w:fill="FFFFFF"/>
          </w:rPr>
          <w:delText>RVC</w:delText>
        </w:r>
        <w:r w:rsidR="0029210B" w:rsidRPr="00FA5CF5" w:rsidDel="008879C6">
          <w:rPr>
            <w:rStyle w:val="text"/>
            <w:rFonts w:ascii="Times New Roman" w:hAnsi="Times New Roman" w:cs="Times New Roman"/>
            <w:color w:val="000000"/>
            <w:shd w:val="clear" w:color="auto" w:fill="FFFFFF"/>
          </w:rPr>
          <w:delText xml:space="preserve"> )</w:delText>
        </w:r>
      </w:del>
      <w:del w:id="3" w:author="Karen Elizabeth Clark Bonilla" w:date="2025-10-31T14:38:00Z" w16du:dateUtc="2025-10-31T20:38:00Z">
        <w:r w:rsidR="0029210B" w:rsidRPr="00FA5CF5" w:rsidDel="006029E4">
          <w:rPr>
            <w:rStyle w:val="text"/>
            <w:rFonts w:ascii="Times New Roman" w:hAnsi="Times New Roman" w:cs="Times New Roman"/>
            <w:color w:val="000000"/>
            <w:shd w:val="clear" w:color="auto" w:fill="FFFFFF"/>
          </w:rPr>
          <w:delText>(</w:delText>
        </w:r>
      </w:del>
      <w:ins w:id="4" w:author="Karen Elizabeth Clark Bonilla" w:date="2025-10-31T14:38:00Z" w16du:dateUtc="2025-10-31T20:38:00Z">
        <w:r w:rsidR="006029E4" w:rsidRPr="00FA5CF5">
          <w:rPr>
            <w:rStyle w:val="text"/>
            <w:rFonts w:ascii="Times New Roman" w:hAnsi="Times New Roman" w:cs="Times New Roman"/>
            <w:color w:val="000000"/>
            <w:shd w:val="clear" w:color="auto" w:fill="FFFFFF"/>
          </w:rPr>
          <w:t>RVC) (</w:t>
        </w:r>
      </w:ins>
      <w:r w:rsidR="005151AA" w:rsidRPr="00FA5CF5">
        <w:rPr>
          <w:rStyle w:val="text"/>
          <w:rFonts w:ascii="Times New Roman" w:hAnsi="Times New Roman" w:cs="Times New Roman"/>
          <w:color w:val="000000"/>
          <w:shd w:val="clear" w:color="auto" w:fill="FFFFFF"/>
        </w:rPr>
        <w:t>Eze 28:14-17)</w:t>
      </w:r>
    </w:p>
    <w:p w14:paraId="2A8E32ED" w14:textId="3C93BBF2" w:rsidR="00F25B40" w:rsidRPr="00FA5CF5" w:rsidRDefault="008364AC" w:rsidP="00F25B40">
      <w:pPr>
        <w:pStyle w:val="Prrafodelista"/>
        <w:numPr>
          <w:ilvl w:val="0"/>
          <w:numId w:val="2"/>
        </w:numPr>
        <w:rPr>
          <w:rFonts w:ascii="Times New Roman" w:hAnsi="Times New Roman" w:cs="Times New Roman"/>
          <w:color w:val="000000"/>
          <w:shd w:val="clear" w:color="auto" w:fill="FFFFFF"/>
        </w:rPr>
      </w:pPr>
      <w:r w:rsidRPr="00FA5CF5">
        <w:rPr>
          <w:rStyle w:val="text"/>
          <w:rFonts w:ascii="Times New Roman" w:hAnsi="Times New Roman" w:cs="Times New Roman"/>
          <w:color w:val="000000"/>
          <w:shd w:val="clear" w:color="auto" w:fill="FFFFFF"/>
        </w:rPr>
        <w:t xml:space="preserve">No existe ser </w:t>
      </w:r>
      <w:del w:id="5" w:author="Karen Elizabeth Clark Bonilla" w:date="2025-10-31T14:36:00Z" w16du:dateUtc="2025-10-31T20:36:00Z">
        <w:r w:rsidRPr="00FA5CF5" w:rsidDel="008879C6">
          <w:rPr>
            <w:rStyle w:val="text"/>
            <w:rFonts w:ascii="Times New Roman" w:hAnsi="Times New Roman" w:cs="Times New Roman"/>
            <w:color w:val="000000"/>
            <w:shd w:val="clear" w:color="auto" w:fill="FFFFFF"/>
          </w:rPr>
          <w:delText xml:space="preserve">alguno </w:delText>
        </w:r>
        <w:r w:rsidR="00B65A12" w:rsidRPr="00FA5CF5" w:rsidDel="008879C6">
          <w:rPr>
            <w:rStyle w:val="text"/>
            <w:rFonts w:ascii="Times New Roman" w:hAnsi="Times New Roman" w:cs="Times New Roman"/>
            <w:color w:val="000000"/>
            <w:shd w:val="clear" w:color="auto" w:fill="FFFFFF"/>
          </w:rPr>
          <w:delText>,</w:delText>
        </w:r>
      </w:del>
      <w:ins w:id="6" w:author="Karen Elizabeth Clark Bonilla" w:date="2025-10-31T14:36:00Z" w16du:dateUtc="2025-10-31T20:36:00Z">
        <w:r w:rsidR="008879C6" w:rsidRPr="00FA5CF5">
          <w:rPr>
            <w:rStyle w:val="text"/>
            <w:rFonts w:ascii="Times New Roman" w:hAnsi="Times New Roman" w:cs="Times New Roman"/>
            <w:color w:val="000000"/>
            <w:shd w:val="clear" w:color="auto" w:fill="FFFFFF"/>
          </w:rPr>
          <w:t>alguno,</w:t>
        </w:r>
      </w:ins>
      <w:r w:rsidR="00B65A12" w:rsidRPr="00FA5CF5">
        <w:rPr>
          <w:rStyle w:val="text"/>
          <w:rFonts w:ascii="Times New Roman" w:hAnsi="Times New Roman" w:cs="Times New Roman"/>
          <w:color w:val="000000"/>
          <w:shd w:val="clear" w:color="auto" w:fill="FFFFFF"/>
        </w:rPr>
        <w:t xml:space="preserve"> incluso el </w:t>
      </w:r>
      <w:del w:id="7" w:author="Karen Elizabeth Clark Bonilla" w:date="2025-10-31T14:38:00Z" w16du:dateUtc="2025-10-31T20:38:00Z">
        <w:r w:rsidR="00B65A12" w:rsidRPr="00FA5CF5" w:rsidDel="006029E4">
          <w:rPr>
            <w:rStyle w:val="text"/>
            <w:rFonts w:ascii="Times New Roman" w:hAnsi="Times New Roman" w:cs="Times New Roman"/>
            <w:color w:val="000000"/>
            <w:shd w:val="clear" w:color="auto" w:fill="FFFFFF"/>
          </w:rPr>
          <w:delText>mas</w:delText>
        </w:r>
      </w:del>
      <w:ins w:id="8" w:author="Karen Elizabeth Clark Bonilla" w:date="2025-10-31T14:38:00Z" w16du:dateUtc="2025-10-31T20:38:00Z">
        <w:r w:rsidR="006029E4" w:rsidRPr="00FA5CF5">
          <w:rPr>
            <w:rStyle w:val="text"/>
            <w:rFonts w:ascii="Times New Roman" w:hAnsi="Times New Roman" w:cs="Times New Roman"/>
            <w:color w:val="000000"/>
            <w:shd w:val="clear" w:color="auto" w:fill="FFFFFF"/>
          </w:rPr>
          <w:t>más</w:t>
        </w:r>
      </w:ins>
      <w:r w:rsidR="00B65A12" w:rsidRPr="00FA5CF5">
        <w:rPr>
          <w:rStyle w:val="text"/>
          <w:rFonts w:ascii="Times New Roman" w:hAnsi="Times New Roman" w:cs="Times New Roman"/>
          <w:color w:val="000000"/>
          <w:shd w:val="clear" w:color="auto" w:fill="FFFFFF"/>
        </w:rPr>
        <w:t xml:space="preserve"> pecador que no termine por reconocer la justicia de </w:t>
      </w:r>
      <w:del w:id="9" w:author="Karen Elizabeth Clark Bonilla" w:date="2025-10-31T14:36:00Z" w16du:dateUtc="2025-10-31T20:36:00Z">
        <w:r w:rsidR="00B65A12" w:rsidRPr="00FA5CF5" w:rsidDel="008879C6">
          <w:rPr>
            <w:rStyle w:val="text"/>
            <w:rFonts w:ascii="Times New Roman" w:hAnsi="Times New Roman" w:cs="Times New Roman"/>
            <w:color w:val="000000"/>
            <w:shd w:val="clear" w:color="auto" w:fill="FFFFFF"/>
          </w:rPr>
          <w:delText>Dios ,</w:delText>
        </w:r>
      </w:del>
      <w:ins w:id="10" w:author="Karen Elizabeth Clark Bonilla" w:date="2025-10-31T14:36:00Z" w16du:dateUtc="2025-10-31T20:36:00Z">
        <w:r w:rsidR="008879C6" w:rsidRPr="00FA5CF5">
          <w:rPr>
            <w:rStyle w:val="text"/>
            <w:rFonts w:ascii="Times New Roman" w:hAnsi="Times New Roman" w:cs="Times New Roman"/>
            <w:color w:val="000000"/>
            <w:shd w:val="clear" w:color="auto" w:fill="FFFFFF"/>
          </w:rPr>
          <w:t>Dios,</w:t>
        </w:r>
      </w:ins>
      <w:r w:rsidR="00425ACD" w:rsidRPr="00FA5CF5">
        <w:rPr>
          <w:rStyle w:val="text"/>
          <w:rFonts w:ascii="Times New Roman" w:hAnsi="Times New Roman" w:cs="Times New Roman"/>
          <w:color w:val="000000"/>
          <w:shd w:val="clear" w:color="auto" w:fill="FFFFFF"/>
        </w:rPr>
        <w:t>”</w:t>
      </w:r>
      <w:r w:rsidR="00B65A12" w:rsidRPr="00FA5CF5">
        <w:rPr>
          <w:rStyle w:val="text"/>
          <w:rFonts w:ascii="Times New Roman" w:hAnsi="Times New Roman" w:cs="Times New Roman"/>
          <w:color w:val="000000"/>
          <w:shd w:val="clear" w:color="auto" w:fill="FFFFFF"/>
        </w:rPr>
        <w:t xml:space="preserve"> </w:t>
      </w:r>
      <w:r w:rsidR="00425ACD" w:rsidRPr="00FA5CF5">
        <w:rPr>
          <w:rFonts w:ascii="Times New Roman" w:hAnsi="Times New Roman" w:cs="Times New Roman"/>
        </w:rPr>
        <w:t xml:space="preserve">Lucifer quedó convencido de que se hallaba en el error. Vio que “justo es Jehová en todos sus caminos, y misericordioso en todas sus obras” </w:t>
      </w:r>
      <w:del w:id="11" w:author="Karen Elizabeth Clark Bonilla" w:date="2025-10-31T14:36:00Z" w16du:dateUtc="2025-10-31T20:36:00Z">
        <w:r w:rsidR="00425ACD" w:rsidRPr="00FA5CF5" w:rsidDel="008879C6">
          <w:rPr>
            <w:rFonts w:ascii="Times New Roman" w:hAnsi="Times New Roman" w:cs="Times New Roman"/>
          </w:rPr>
          <w:delText>( RV</w:delText>
        </w:r>
      </w:del>
      <w:ins w:id="12" w:author="Karen Elizabeth Clark Bonilla" w:date="2025-10-31T14:36:00Z" w16du:dateUtc="2025-10-31T20:36:00Z">
        <w:r w:rsidR="008879C6" w:rsidRPr="00FA5CF5">
          <w:rPr>
            <w:rFonts w:ascii="Times New Roman" w:hAnsi="Times New Roman" w:cs="Times New Roman"/>
          </w:rPr>
          <w:t>(RV</w:t>
        </w:r>
      </w:ins>
      <w:r w:rsidR="00AF438A" w:rsidRPr="00FA5CF5">
        <w:rPr>
          <w:rFonts w:ascii="Times New Roman" w:hAnsi="Times New Roman" w:cs="Times New Roman"/>
        </w:rPr>
        <w:t xml:space="preserve"> </w:t>
      </w:r>
      <w:del w:id="13" w:author="Karen Elizabeth Clark Bonilla" w:date="2025-10-31T14:36:00Z" w16du:dateUtc="2025-10-31T20:36:00Z">
        <w:r w:rsidR="00AF438A" w:rsidRPr="00FA5CF5" w:rsidDel="008879C6">
          <w:rPr>
            <w:rFonts w:ascii="Times New Roman" w:hAnsi="Times New Roman" w:cs="Times New Roman"/>
          </w:rPr>
          <w:delText>1960)(</w:delText>
        </w:r>
      </w:del>
      <w:ins w:id="14" w:author="Karen Elizabeth Clark Bonilla" w:date="2025-10-31T14:36:00Z" w16du:dateUtc="2025-10-31T20:36:00Z">
        <w:r w:rsidR="008879C6" w:rsidRPr="00FA5CF5">
          <w:rPr>
            <w:rFonts w:ascii="Times New Roman" w:hAnsi="Times New Roman" w:cs="Times New Roman"/>
          </w:rPr>
          <w:t>1960) (</w:t>
        </w:r>
      </w:ins>
      <w:r w:rsidR="00425ACD" w:rsidRPr="00FA5CF5">
        <w:rPr>
          <w:rFonts w:ascii="Times New Roman" w:hAnsi="Times New Roman" w:cs="Times New Roman"/>
        </w:rPr>
        <w:t>Salmos 145:17),”</w:t>
      </w:r>
      <w:r w:rsidR="00AF438A" w:rsidRPr="00FA5CF5">
        <w:rPr>
          <w:rFonts w:ascii="Times New Roman" w:hAnsi="Times New Roman" w:cs="Times New Roman"/>
        </w:rPr>
        <w:t xml:space="preserve"> (P</w:t>
      </w:r>
      <w:r w:rsidR="005F50C6" w:rsidRPr="00FA5CF5">
        <w:rPr>
          <w:rFonts w:ascii="Times New Roman" w:hAnsi="Times New Roman" w:cs="Times New Roman"/>
        </w:rPr>
        <w:t>ag 15)</w:t>
      </w:r>
    </w:p>
    <w:p w14:paraId="18250F62" w14:textId="77777777" w:rsidR="005F50C6" w:rsidRPr="00FA5CF5" w:rsidRDefault="005F50C6" w:rsidP="005F50C6">
      <w:pPr>
        <w:pStyle w:val="Prrafodelista"/>
        <w:rPr>
          <w:rFonts w:ascii="Times New Roman" w:hAnsi="Times New Roman" w:cs="Times New Roman"/>
        </w:rPr>
      </w:pPr>
    </w:p>
    <w:p w14:paraId="065F34C3" w14:textId="19103A67" w:rsidR="005F50C6" w:rsidRPr="00FA5CF5" w:rsidRDefault="005B74CB" w:rsidP="005F50C6">
      <w:pPr>
        <w:pStyle w:val="Prrafodelista"/>
        <w:rPr>
          <w:rFonts w:ascii="Times New Roman" w:hAnsi="Times New Roman" w:cs="Times New Roman"/>
        </w:rPr>
      </w:pPr>
      <w:r w:rsidRPr="00FA5CF5">
        <w:rPr>
          <w:rFonts w:ascii="Times New Roman" w:hAnsi="Times New Roman" w:cs="Times New Roman"/>
        </w:rPr>
        <w:t>Concepto</w:t>
      </w:r>
    </w:p>
    <w:p w14:paraId="1C00301A" w14:textId="77777777" w:rsidR="002C7558" w:rsidRPr="00FA5CF5" w:rsidRDefault="00892D72" w:rsidP="00A86B3A">
      <w:pPr>
        <w:pStyle w:val="Prrafodelista"/>
        <w:rPr>
          <w:rFonts w:ascii="Times New Roman" w:hAnsi="Times New Roman" w:cs="Times New Roman"/>
          <w:color w:val="000000"/>
          <w:shd w:val="clear" w:color="auto" w:fill="FFFFFF"/>
        </w:rPr>
      </w:pPr>
      <w:r w:rsidRPr="00FA5CF5">
        <w:rPr>
          <w:rFonts w:ascii="Times New Roman" w:hAnsi="Times New Roman" w:cs="Times New Roman"/>
        </w:rPr>
        <w:t xml:space="preserve">Elena </w:t>
      </w:r>
      <w:r w:rsidR="00A55527" w:rsidRPr="00FA5CF5">
        <w:rPr>
          <w:rFonts w:ascii="Times New Roman" w:hAnsi="Times New Roman" w:cs="Times New Roman"/>
        </w:rPr>
        <w:t>White define a</w:t>
      </w:r>
      <w:r w:rsidR="002C7558" w:rsidRPr="00FA5CF5">
        <w:rPr>
          <w:rFonts w:ascii="Times New Roman" w:hAnsi="Times New Roman" w:cs="Times New Roman"/>
        </w:rPr>
        <w:t>:</w:t>
      </w:r>
    </w:p>
    <w:p w14:paraId="053E46D3" w14:textId="4B742D33" w:rsidR="00181C88" w:rsidRPr="00FA5CF5" w:rsidRDefault="001F7F64" w:rsidP="00A86B3A">
      <w:pPr>
        <w:pStyle w:val="Prrafodelista"/>
        <w:numPr>
          <w:ilvl w:val="0"/>
          <w:numId w:val="2"/>
        </w:numPr>
        <w:rPr>
          <w:rFonts w:ascii="Times New Roman" w:hAnsi="Times New Roman" w:cs="Times New Roman"/>
          <w:color w:val="000000"/>
          <w:shd w:val="clear" w:color="auto" w:fill="FFFFFF"/>
        </w:rPr>
      </w:pPr>
      <w:r w:rsidRPr="00FA5CF5">
        <w:rPr>
          <w:rFonts w:ascii="Times New Roman" w:hAnsi="Times New Roman" w:cs="Times New Roman"/>
        </w:rPr>
        <w:t>L</w:t>
      </w:r>
      <w:r w:rsidR="00A55527" w:rsidRPr="00FA5CF5">
        <w:rPr>
          <w:rFonts w:ascii="Times New Roman" w:hAnsi="Times New Roman" w:cs="Times New Roman"/>
        </w:rPr>
        <w:t xml:space="preserve">os </w:t>
      </w:r>
      <w:r w:rsidR="007413E3" w:rsidRPr="00FA5CF5">
        <w:rPr>
          <w:rFonts w:ascii="Times New Roman" w:hAnsi="Times New Roman" w:cs="Times New Roman"/>
        </w:rPr>
        <w:t>ángeles como</w:t>
      </w:r>
      <w:r w:rsidR="00A55527" w:rsidRPr="00FA5CF5">
        <w:rPr>
          <w:rFonts w:ascii="Times New Roman" w:hAnsi="Times New Roman" w:cs="Times New Roman"/>
        </w:rPr>
        <w:t xml:space="preserve"> los ministros de Dios, que, irradiando la luz que constantemente dimana de la presencia de él y valiéndose de sus rápidas alas, se apresuran a ejecutar la voluntad de Dio</w:t>
      </w:r>
      <w:r w:rsidR="007413E3" w:rsidRPr="00FA5CF5">
        <w:rPr>
          <w:rFonts w:ascii="Times New Roman" w:hAnsi="Times New Roman" w:cs="Times New Roman"/>
        </w:rPr>
        <w:t>s (</w:t>
      </w:r>
      <w:del w:id="15" w:author="Karen Elizabeth Clark Bonilla" w:date="2025-10-31T14:37:00Z" w16du:dateUtc="2025-10-31T20:37:00Z">
        <w:r w:rsidR="00181C88" w:rsidRPr="00FA5CF5" w:rsidDel="00027056">
          <w:rPr>
            <w:rFonts w:ascii="Times New Roman" w:hAnsi="Times New Roman" w:cs="Times New Roman"/>
          </w:rPr>
          <w:delText>pag</w:delText>
        </w:r>
      </w:del>
      <w:ins w:id="16" w:author="Karen Elizabeth Clark Bonilla" w:date="2025-10-31T14:37:00Z" w16du:dateUtc="2025-10-31T20:37:00Z">
        <w:r w:rsidR="00027056" w:rsidRPr="00FA5CF5">
          <w:rPr>
            <w:rFonts w:ascii="Times New Roman" w:hAnsi="Times New Roman" w:cs="Times New Roman"/>
          </w:rPr>
          <w:t>pág.</w:t>
        </w:r>
      </w:ins>
      <w:r w:rsidR="00181C88" w:rsidRPr="00FA5CF5">
        <w:rPr>
          <w:rFonts w:ascii="Times New Roman" w:hAnsi="Times New Roman" w:cs="Times New Roman"/>
        </w:rPr>
        <w:t xml:space="preserve"> 10)</w:t>
      </w:r>
    </w:p>
    <w:p w14:paraId="55192737" w14:textId="0D342E2A" w:rsidR="00131862" w:rsidRPr="00FA5CF5" w:rsidRDefault="00A86B3A" w:rsidP="00131862">
      <w:pPr>
        <w:pStyle w:val="Prrafodelista"/>
        <w:numPr>
          <w:ilvl w:val="0"/>
          <w:numId w:val="2"/>
        </w:numPr>
        <w:rPr>
          <w:rFonts w:ascii="Times New Roman" w:hAnsi="Times New Roman" w:cs="Times New Roman"/>
          <w:color w:val="000000"/>
          <w:shd w:val="clear" w:color="auto" w:fill="FFFFFF"/>
        </w:rPr>
      </w:pPr>
      <w:r w:rsidRPr="00FA5CF5">
        <w:rPr>
          <w:rFonts w:ascii="Times New Roman" w:hAnsi="Times New Roman" w:cs="Times New Roman"/>
        </w:rPr>
        <w:t xml:space="preserve">La envidia como </w:t>
      </w:r>
      <w:r w:rsidR="00EB47DF" w:rsidRPr="00FA5CF5">
        <w:rPr>
          <w:rFonts w:ascii="Times New Roman" w:hAnsi="Times New Roman" w:cs="Times New Roman"/>
        </w:rPr>
        <w:t>“codicia” “sentimiento de honda aprensión</w:t>
      </w:r>
      <w:r w:rsidR="008967B5" w:rsidRPr="00FA5CF5">
        <w:rPr>
          <w:rFonts w:ascii="Times New Roman" w:hAnsi="Times New Roman" w:cs="Times New Roman"/>
        </w:rPr>
        <w:t>” (</w:t>
      </w:r>
      <w:del w:id="17" w:author="Karen Elizabeth Clark Bonilla" w:date="2025-10-31T14:37:00Z" w16du:dateUtc="2025-10-31T20:37:00Z">
        <w:r w:rsidR="008967B5" w:rsidRPr="00FA5CF5" w:rsidDel="00027056">
          <w:rPr>
            <w:rFonts w:ascii="Times New Roman" w:hAnsi="Times New Roman" w:cs="Times New Roman"/>
          </w:rPr>
          <w:delText>pag</w:delText>
        </w:r>
      </w:del>
      <w:ins w:id="18" w:author="Karen Elizabeth Clark Bonilla" w:date="2025-10-31T14:37:00Z" w16du:dateUtc="2025-10-31T20:37:00Z">
        <w:r w:rsidR="00027056" w:rsidRPr="00FA5CF5">
          <w:rPr>
            <w:rFonts w:ascii="Times New Roman" w:hAnsi="Times New Roman" w:cs="Times New Roman"/>
          </w:rPr>
          <w:t>pág.</w:t>
        </w:r>
      </w:ins>
      <w:r w:rsidR="008967B5" w:rsidRPr="00FA5CF5">
        <w:rPr>
          <w:rFonts w:ascii="Times New Roman" w:hAnsi="Times New Roman" w:cs="Times New Roman"/>
        </w:rPr>
        <w:t xml:space="preserve"> 11)</w:t>
      </w:r>
      <w:r w:rsidR="003D5056" w:rsidRPr="00FA5CF5">
        <w:rPr>
          <w:rFonts w:ascii="Times New Roman" w:hAnsi="Times New Roman" w:cs="Times New Roman"/>
        </w:rPr>
        <w:t xml:space="preserve"> espíritu de descontento (</w:t>
      </w:r>
      <w:del w:id="19" w:author="Karen Elizabeth Clark Bonilla" w:date="2025-10-31T14:37:00Z" w16du:dateUtc="2025-10-31T20:37:00Z">
        <w:r w:rsidR="003D5056" w:rsidRPr="00FA5CF5" w:rsidDel="00027056">
          <w:rPr>
            <w:rFonts w:ascii="Times New Roman" w:hAnsi="Times New Roman" w:cs="Times New Roman"/>
          </w:rPr>
          <w:delText>pag</w:delText>
        </w:r>
      </w:del>
      <w:ins w:id="20" w:author="Karen Elizabeth Clark Bonilla" w:date="2025-10-31T14:37:00Z" w16du:dateUtc="2025-10-31T20:37:00Z">
        <w:r w:rsidR="00027056" w:rsidRPr="00FA5CF5">
          <w:rPr>
            <w:rFonts w:ascii="Times New Roman" w:hAnsi="Times New Roman" w:cs="Times New Roman"/>
          </w:rPr>
          <w:t>pág.</w:t>
        </w:r>
      </w:ins>
      <w:r w:rsidR="003D5056" w:rsidRPr="00FA5CF5">
        <w:rPr>
          <w:rFonts w:ascii="Times New Roman" w:hAnsi="Times New Roman" w:cs="Times New Roman"/>
        </w:rPr>
        <w:t xml:space="preserve"> 1</w:t>
      </w:r>
      <w:r w:rsidR="00131862" w:rsidRPr="00FA5CF5">
        <w:rPr>
          <w:rFonts w:ascii="Times New Roman" w:hAnsi="Times New Roman" w:cs="Times New Roman"/>
        </w:rPr>
        <w:t>3</w:t>
      </w:r>
      <w:r w:rsidR="003D5056" w:rsidRPr="00FA5CF5">
        <w:rPr>
          <w:rFonts w:ascii="Times New Roman" w:hAnsi="Times New Roman" w:cs="Times New Roman"/>
        </w:rPr>
        <w:t>)</w:t>
      </w:r>
    </w:p>
    <w:p w14:paraId="5A8080D9" w14:textId="1D06BE01" w:rsidR="003E25DE" w:rsidRPr="00FA5CF5" w:rsidRDefault="00D11D52" w:rsidP="002664E1">
      <w:pPr>
        <w:pStyle w:val="Prrafodelista"/>
        <w:numPr>
          <w:ilvl w:val="0"/>
          <w:numId w:val="2"/>
        </w:numPr>
        <w:rPr>
          <w:rFonts w:ascii="Times New Roman" w:hAnsi="Times New Roman" w:cs="Times New Roman"/>
          <w:color w:val="000000"/>
          <w:shd w:val="clear" w:color="auto" w:fill="FFFFFF"/>
        </w:rPr>
      </w:pPr>
      <w:r w:rsidRPr="00FA5CF5">
        <w:rPr>
          <w:rFonts w:ascii="Times New Roman" w:hAnsi="Times New Roman" w:cs="Times New Roman"/>
        </w:rPr>
        <w:t>El orgullo como</w:t>
      </w:r>
      <w:r w:rsidR="00181C88" w:rsidRPr="00FA5CF5">
        <w:rPr>
          <w:rFonts w:ascii="Times New Roman" w:hAnsi="Times New Roman" w:cs="Times New Roman"/>
        </w:rPr>
        <w:t xml:space="preserve"> </w:t>
      </w:r>
      <w:r w:rsidR="00A64EDD" w:rsidRPr="00FA5CF5">
        <w:rPr>
          <w:rFonts w:ascii="Times New Roman" w:hAnsi="Times New Roman" w:cs="Times New Roman"/>
        </w:rPr>
        <w:t>“</w:t>
      </w:r>
      <w:del w:id="21" w:author="Karen Elizabeth Clark Bonilla" w:date="2025-10-31T14:37:00Z" w16du:dateUtc="2025-10-31T20:37:00Z">
        <w:r w:rsidR="00A64EDD" w:rsidRPr="00FA5CF5" w:rsidDel="00027056">
          <w:rPr>
            <w:rFonts w:ascii="Times New Roman" w:hAnsi="Times New Roman" w:cs="Times New Roman"/>
          </w:rPr>
          <w:delText xml:space="preserve">enaltecerse” </w:delText>
        </w:r>
        <w:r w:rsidR="00066611" w:rsidRPr="00FA5CF5" w:rsidDel="00027056">
          <w:rPr>
            <w:rFonts w:ascii="Times New Roman" w:hAnsi="Times New Roman" w:cs="Times New Roman"/>
          </w:rPr>
          <w:delText xml:space="preserve"> “</w:delText>
        </w:r>
      </w:del>
      <w:ins w:id="22" w:author="Karen Elizabeth Clark Bonilla" w:date="2025-10-31T14:37:00Z" w16du:dateUtc="2025-10-31T20:37:00Z">
        <w:r w:rsidR="00027056" w:rsidRPr="00FA5CF5">
          <w:rPr>
            <w:rFonts w:ascii="Times New Roman" w:hAnsi="Times New Roman" w:cs="Times New Roman"/>
          </w:rPr>
          <w:t>enaltecerse” “</w:t>
        </w:r>
      </w:ins>
      <w:del w:id="23" w:author="Karen Elizabeth Clark Bonilla" w:date="2025-10-31T14:37:00Z" w16du:dateUtc="2025-10-31T20:37:00Z">
        <w:r w:rsidR="00066611" w:rsidRPr="00FA5CF5" w:rsidDel="00027056">
          <w:rPr>
            <w:rFonts w:ascii="Times New Roman" w:hAnsi="Times New Roman" w:cs="Times New Roman"/>
          </w:rPr>
          <w:delText>Ensalzarse”</w:delText>
        </w:r>
        <w:r w:rsidR="00A64EDD" w:rsidRPr="00FA5CF5" w:rsidDel="00027056">
          <w:rPr>
            <w:rFonts w:ascii="Times New Roman" w:hAnsi="Times New Roman" w:cs="Times New Roman"/>
          </w:rPr>
          <w:delText>(</w:delText>
        </w:r>
      </w:del>
      <w:ins w:id="24" w:author="Karen Elizabeth Clark Bonilla" w:date="2025-10-31T14:37:00Z" w16du:dateUtc="2025-10-31T20:37:00Z">
        <w:r w:rsidR="00027056" w:rsidRPr="00FA5CF5">
          <w:rPr>
            <w:rFonts w:ascii="Times New Roman" w:hAnsi="Times New Roman" w:cs="Times New Roman"/>
          </w:rPr>
          <w:t>Ensalzarse” (</w:t>
        </w:r>
      </w:ins>
      <w:del w:id="25" w:author="Karen Elizabeth Clark Bonilla" w:date="2025-10-31T14:37:00Z" w16du:dateUtc="2025-10-31T20:37:00Z">
        <w:r w:rsidR="00C82DC4" w:rsidRPr="00FA5CF5" w:rsidDel="00CE3DB2">
          <w:rPr>
            <w:rFonts w:ascii="Times New Roman" w:hAnsi="Times New Roman" w:cs="Times New Roman"/>
          </w:rPr>
          <w:delText>pag</w:delText>
        </w:r>
      </w:del>
      <w:ins w:id="26" w:author="Karen Elizabeth Clark Bonilla" w:date="2025-10-31T14:37:00Z" w16du:dateUtc="2025-10-31T20:37:00Z">
        <w:r w:rsidR="00CE3DB2" w:rsidRPr="00FA5CF5">
          <w:rPr>
            <w:rFonts w:ascii="Times New Roman" w:hAnsi="Times New Roman" w:cs="Times New Roman"/>
          </w:rPr>
          <w:t>pág.</w:t>
        </w:r>
      </w:ins>
      <w:r w:rsidR="00C82DC4" w:rsidRPr="00FA5CF5">
        <w:rPr>
          <w:rFonts w:ascii="Times New Roman" w:hAnsi="Times New Roman" w:cs="Times New Roman"/>
        </w:rPr>
        <w:t xml:space="preserve"> 11</w:t>
      </w:r>
      <w:r w:rsidR="00066611" w:rsidRPr="00FA5CF5">
        <w:rPr>
          <w:rFonts w:ascii="Times New Roman" w:hAnsi="Times New Roman" w:cs="Times New Roman"/>
        </w:rPr>
        <w:t>)</w:t>
      </w:r>
    </w:p>
    <w:p w14:paraId="2938DE48" w14:textId="7C0F12EC" w:rsidR="00066611" w:rsidRPr="00FA5CF5" w:rsidRDefault="00066611" w:rsidP="00066611">
      <w:pPr>
        <w:pStyle w:val="Prrafodelista"/>
        <w:rPr>
          <w:rFonts w:ascii="Times New Roman" w:hAnsi="Times New Roman" w:cs="Times New Roman"/>
        </w:rPr>
      </w:pPr>
    </w:p>
    <w:p w14:paraId="47986A9A" w14:textId="2D6BE99A" w:rsidR="004F0D61" w:rsidRPr="00FA5CF5" w:rsidRDefault="00066611" w:rsidP="00066611">
      <w:pPr>
        <w:pStyle w:val="Prrafodelista"/>
        <w:rPr>
          <w:rFonts w:ascii="Times New Roman" w:hAnsi="Times New Roman" w:cs="Times New Roman"/>
        </w:rPr>
      </w:pPr>
      <w:r w:rsidRPr="00FA5CF5">
        <w:rPr>
          <w:rFonts w:ascii="Times New Roman" w:hAnsi="Times New Roman" w:cs="Times New Roman"/>
        </w:rPr>
        <w:t>Pala</w:t>
      </w:r>
      <w:r w:rsidR="00301075" w:rsidRPr="00FA5CF5">
        <w:rPr>
          <w:rFonts w:ascii="Times New Roman" w:hAnsi="Times New Roman" w:cs="Times New Roman"/>
        </w:rPr>
        <w:t>bra</w:t>
      </w:r>
      <w:r w:rsidR="004F0D61" w:rsidRPr="00FA5CF5">
        <w:rPr>
          <w:rFonts w:ascii="Times New Roman" w:hAnsi="Times New Roman" w:cs="Times New Roman"/>
        </w:rPr>
        <w:t>s</w:t>
      </w:r>
      <w:r w:rsidR="00301075" w:rsidRPr="00FA5CF5">
        <w:rPr>
          <w:rFonts w:ascii="Times New Roman" w:hAnsi="Times New Roman" w:cs="Times New Roman"/>
        </w:rPr>
        <w:t xml:space="preserve"> </w:t>
      </w:r>
      <w:del w:id="27" w:author="Karen Elizabeth Clark Bonilla" w:date="2025-10-31T14:37:00Z" w16du:dateUtc="2025-10-31T20:37:00Z">
        <w:r w:rsidR="00301075" w:rsidRPr="00FA5CF5" w:rsidDel="00027056">
          <w:rPr>
            <w:rFonts w:ascii="Times New Roman" w:hAnsi="Times New Roman" w:cs="Times New Roman"/>
          </w:rPr>
          <w:delText>clave</w:delText>
        </w:r>
        <w:r w:rsidR="004F0D61" w:rsidRPr="00FA5CF5" w:rsidDel="00027056">
          <w:rPr>
            <w:rFonts w:ascii="Times New Roman" w:hAnsi="Times New Roman" w:cs="Times New Roman"/>
          </w:rPr>
          <w:delText>s</w:delText>
        </w:r>
        <w:r w:rsidR="00301075" w:rsidRPr="00FA5CF5" w:rsidDel="00027056">
          <w:rPr>
            <w:rFonts w:ascii="Times New Roman" w:hAnsi="Times New Roman" w:cs="Times New Roman"/>
          </w:rPr>
          <w:delText xml:space="preserve"> </w:delText>
        </w:r>
        <w:r w:rsidR="004F0D61" w:rsidRPr="00FA5CF5" w:rsidDel="00027056">
          <w:rPr>
            <w:rFonts w:ascii="Times New Roman" w:hAnsi="Times New Roman" w:cs="Times New Roman"/>
          </w:rPr>
          <w:delText>:</w:delText>
        </w:r>
      </w:del>
      <w:ins w:id="28" w:author="Karen Elizabeth Clark Bonilla" w:date="2025-10-31T14:37:00Z" w16du:dateUtc="2025-10-31T20:37:00Z">
        <w:r w:rsidR="00027056" w:rsidRPr="00FA5CF5">
          <w:rPr>
            <w:rFonts w:ascii="Times New Roman" w:hAnsi="Times New Roman" w:cs="Times New Roman"/>
          </w:rPr>
          <w:t>claves:</w:t>
        </w:r>
      </w:ins>
      <w:r w:rsidR="004F0D61" w:rsidRPr="00FA5CF5">
        <w:rPr>
          <w:rFonts w:ascii="Times New Roman" w:hAnsi="Times New Roman" w:cs="Times New Roman"/>
        </w:rPr>
        <w:t xml:space="preserve"> Dios, </w:t>
      </w:r>
      <w:del w:id="29" w:author="Karen Elizabeth Clark Bonilla" w:date="2025-10-31T14:37:00Z" w16du:dateUtc="2025-10-31T20:37:00Z">
        <w:r w:rsidR="004F0D61" w:rsidRPr="00FA5CF5" w:rsidDel="00027056">
          <w:rPr>
            <w:rFonts w:ascii="Times New Roman" w:hAnsi="Times New Roman" w:cs="Times New Roman"/>
          </w:rPr>
          <w:delText>orgullo ,</w:delText>
        </w:r>
      </w:del>
      <w:ins w:id="30" w:author="Karen Elizabeth Clark Bonilla" w:date="2025-10-31T14:37:00Z" w16du:dateUtc="2025-10-31T20:37:00Z">
        <w:r w:rsidR="00027056" w:rsidRPr="00FA5CF5">
          <w:rPr>
            <w:rFonts w:ascii="Times New Roman" w:hAnsi="Times New Roman" w:cs="Times New Roman"/>
          </w:rPr>
          <w:t>orgullo,</w:t>
        </w:r>
      </w:ins>
      <w:r w:rsidR="004F0D61" w:rsidRPr="00FA5CF5">
        <w:rPr>
          <w:rFonts w:ascii="Times New Roman" w:hAnsi="Times New Roman" w:cs="Times New Roman"/>
        </w:rPr>
        <w:t xml:space="preserve"> deseo.</w:t>
      </w:r>
    </w:p>
    <w:p w14:paraId="21C027C2" w14:textId="77777777" w:rsidR="004F0D61" w:rsidRPr="00FA5CF5" w:rsidRDefault="004F0D61" w:rsidP="00066611">
      <w:pPr>
        <w:pStyle w:val="Prrafodelista"/>
        <w:rPr>
          <w:rFonts w:ascii="Times New Roman" w:hAnsi="Times New Roman" w:cs="Times New Roman"/>
        </w:rPr>
      </w:pPr>
    </w:p>
    <w:p w14:paraId="45A44BA6" w14:textId="77777777" w:rsidR="006745EB" w:rsidRPr="00FA5CF5" w:rsidRDefault="006745EB" w:rsidP="00066611">
      <w:pPr>
        <w:pStyle w:val="Prrafodelista"/>
        <w:rPr>
          <w:rFonts w:ascii="Times New Roman" w:hAnsi="Times New Roman" w:cs="Times New Roman"/>
        </w:rPr>
      </w:pPr>
      <w:r w:rsidRPr="00FA5CF5">
        <w:rPr>
          <w:rFonts w:ascii="Times New Roman" w:hAnsi="Times New Roman" w:cs="Times New Roman"/>
        </w:rPr>
        <w:t>Conclusión</w:t>
      </w:r>
    </w:p>
    <w:p w14:paraId="44D72558" w14:textId="77777777" w:rsidR="00942B4B" w:rsidRPr="00FA5CF5" w:rsidRDefault="00942B4B" w:rsidP="00066611">
      <w:pPr>
        <w:pStyle w:val="Prrafodelista"/>
        <w:rPr>
          <w:rFonts w:ascii="Times New Roman" w:hAnsi="Times New Roman" w:cs="Times New Roman"/>
        </w:rPr>
      </w:pPr>
    </w:p>
    <w:p w14:paraId="7F539706" w14:textId="77777777" w:rsidR="006745EB" w:rsidRPr="00FA5CF5" w:rsidRDefault="006745EB" w:rsidP="00066611">
      <w:pPr>
        <w:pStyle w:val="Prrafodelista"/>
        <w:rPr>
          <w:rFonts w:ascii="Times New Roman" w:hAnsi="Times New Roman" w:cs="Times New Roman"/>
        </w:rPr>
      </w:pPr>
    </w:p>
    <w:p w14:paraId="5B0C25B2" w14:textId="17197927" w:rsidR="00066611" w:rsidRPr="00FA5CF5" w:rsidRDefault="006745EB" w:rsidP="006745EB">
      <w:pPr>
        <w:pStyle w:val="Prrafodelista"/>
        <w:numPr>
          <w:ilvl w:val="0"/>
          <w:numId w:val="2"/>
        </w:numPr>
        <w:rPr>
          <w:rFonts w:ascii="Times New Roman" w:hAnsi="Times New Roman" w:cs="Times New Roman"/>
          <w:color w:val="000000"/>
          <w:shd w:val="clear" w:color="auto" w:fill="FFFFFF"/>
        </w:rPr>
      </w:pPr>
      <w:r w:rsidRPr="00FA5CF5">
        <w:rPr>
          <w:rFonts w:ascii="Times New Roman" w:hAnsi="Times New Roman" w:cs="Times New Roman"/>
        </w:rPr>
        <w:t xml:space="preserve">La lectura de este </w:t>
      </w:r>
      <w:proofErr w:type="spellStart"/>
      <w:r w:rsidRPr="00FA5CF5">
        <w:rPr>
          <w:rFonts w:ascii="Times New Roman" w:hAnsi="Times New Roman" w:cs="Times New Roman"/>
        </w:rPr>
        <w:t>capi</w:t>
      </w:r>
      <w:r w:rsidR="000072D6" w:rsidRPr="00FA5CF5">
        <w:rPr>
          <w:rFonts w:ascii="Times New Roman" w:hAnsi="Times New Roman" w:cs="Times New Roman"/>
        </w:rPr>
        <w:t>tulo</w:t>
      </w:r>
      <w:proofErr w:type="spellEnd"/>
      <w:r w:rsidR="000072D6" w:rsidRPr="00FA5CF5">
        <w:rPr>
          <w:rFonts w:ascii="Times New Roman" w:hAnsi="Times New Roman" w:cs="Times New Roman"/>
        </w:rPr>
        <w:t xml:space="preserve"> fue de mucha ayuda en mi compresión del inicio del pecado </w:t>
      </w:r>
      <w:r w:rsidR="00703358" w:rsidRPr="00FA5CF5">
        <w:rPr>
          <w:rFonts w:ascii="Times New Roman" w:hAnsi="Times New Roman" w:cs="Times New Roman"/>
        </w:rPr>
        <w:t>en la mente de lucifer y su constante lucha entre la perfección y la decadencia</w:t>
      </w:r>
      <w:r w:rsidR="000072D6" w:rsidRPr="00FA5CF5">
        <w:rPr>
          <w:rFonts w:ascii="Times New Roman" w:hAnsi="Times New Roman" w:cs="Times New Roman"/>
        </w:rPr>
        <w:t>, me dio una amplia visión de lo que sucede dentro de una persona</w:t>
      </w:r>
      <w:r w:rsidR="00B212B7" w:rsidRPr="00FA5CF5">
        <w:rPr>
          <w:rFonts w:ascii="Times New Roman" w:hAnsi="Times New Roman" w:cs="Times New Roman"/>
        </w:rPr>
        <w:t xml:space="preserve"> cuando da pie a que el pecado entre en ella, pueda ser que al inicio no sea consciente de lo que sucede , pero si le da con</w:t>
      </w:r>
      <w:r w:rsidR="009A2F34" w:rsidRPr="00FA5CF5">
        <w:rPr>
          <w:rFonts w:ascii="Times New Roman" w:hAnsi="Times New Roman" w:cs="Times New Roman"/>
        </w:rPr>
        <w:t>t</w:t>
      </w:r>
      <w:r w:rsidR="00B212B7" w:rsidRPr="00FA5CF5">
        <w:rPr>
          <w:rFonts w:ascii="Times New Roman" w:hAnsi="Times New Roman" w:cs="Times New Roman"/>
        </w:rPr>
        <w:t xml:space="preserve">inuidad , termina consumida por sus malos deseos , intensiones y </w:t>
      </w:r>
      <w:r w:rsidR="002C7CE1" w:rsidRPr="00FA5CF5">
        <w:rPr>
          <w:rFonts w:ascii="Times New Roman" w:hAnsi="Times New Roman" w:cs="Times New Roman"/>
        </w:rPr>
        <w:t>rebeldía</w:t>
      </w:r>
      <w:r w:rsidR="00B212B7" w:rsidRPr="00FA5CF5">
        <w:rPr>
          <w:rFonts w:ascii="Times New Roman" w:hAnsi="Times New Roman" w:cs="Times New Roman"/>
        </w:rPr>
        <w:t xml:space="preserve"> , hasta llegar al punto de ado</w:t>
      </w:r>
      <w:r w:rsidR="00703358" w:rsidRPr="00FA5CF5">
        <w:rPr>
          <w:rFonts w:ascii="Times New Roman" w:hAnsi="Times New Roman" w:cs="Times New Roman"/>
        </w:rPr>
        <w:t>pt</w:t>
      </w:r>
      <w:r w:rsidR="00B212B7" w:rsidRPr="00FA5CF5">
        <w:rPr>
          <w:rFonts w:ascii="Times New Roman" w:hAnsi="Times New Roman" w:cs="Times New Roman"/>
        </w:rPr>
        <w:t xml:space="preserve">arse del orgullo , lo que lo lleva a no volver </w:t>
      </w:r>
      <w:r w:rsidR="009A2F34" w:rsidRPr="00FA5CF5">
        <w:rPr>
          <w:rFonts w:ascii="Times New Roman" w:hAnsi="Times New Roman" w:cs="Times New Roman"/>
        </w:rPr>
        <w:t>atrás</w:t>
      </w:r>
      <w:r w:rsidR="00B212B7" w:rsidRPr="00FA5CF5">
        <w:rPr>
          <w:rFonts w:ascii="Times New Roman" w:hAnsi="Times New Roman" w:cs="Times New Roman"/>
        </w:rPr>
        <w:t xml:space="preserve"> </w:t>
      </w:r>
      <w:r w:rsidR="009A2F34" w:rsidRPr="00FA5CF5">
        <w:rPr>
          <w:rFonts w:ascii="Times New Roman" w:hAnsi="Times New Roman" w:cs="Times New Roman"/>
        </w:rPr>
        <w:t xml:space="preserve">y </w:t>
      </w:r>
      <w:r w:rsidR="00703358" w:rsidRPr="00FA5CF5">
        <w:rPr>
          <w:rFonts w:ascii="Times New Roman" w:hAnsi="Times New Roman" w:cs="Times New Roman"/>
        </w:rPr>
        <w:t>enaltecerse en el error</w:t>
      </w:r>
      <w:r w:rsidR="009A2F34" w:rsidRPr="00FA5CF5">
        <w:rPr>
          <w:rFonts w:ascii="Times New Roman" w:hAnsi="Times New Roman" w:cs="Times New Roman"/>
        </w:rPr>
        <w:t>.</w:t>
      </w:r>
    </w:p>
    <w:p w14:paraId="62C9E271" w14:textId="03545FF7" w:rsidR="009A2F34" w:rsidRPr="00FA5CF5" w:rsidRDefault="00A2344D" w:rsidP="006745EB">
      <w:pPr>
        <w:pStyle w:val="Prrafodelista"/>
        <w:numPr>
          <w:ilvl w:val="0"/>
          <w:numId w:val="2"/>
        </w:numPr>
        <w:rPr>
          <w:rFonts w:ascii="Times New Roman" w:hAnsi="Times New Roman" w:cs="Times New Roman"/>
          <w:color w:val="000000"/>
          <w:shd w:val="clear" w:color="auto" w:fill="FFFFFF"/>
        </w:rPr>
      </w:pPr>
      <w:r w:rsidRPr="00FA5CF5">
        <w:rPr>
          <w:rFonts w:ascii="Times New Roman" w:hAnsi="Times New Roman" w:cs="Times New Roman"/>
          <w:color w:val="000000"/>
          <w:shd w:val="clear" w:color="auto" w:fill="FFFFFF"/>
        </w:rPr>
        <w:t>Fue int</w:t>
      </w:r>
      <w:r w:rsidR="00284019" w:rsidRPr="00FA5CF5">
        <w:rPr>
          <w:rFonts w:ascii="Times New Roman" w:hAnsi="Times New Roman" w:cs="Times New Roman"/>
          <w:color w:val="000000"/>
          <w:shd w:val="clear" w:color="auto" w:fill="FFFFFF"/>
        </w:rPr>
        <w:t xml:space="preserve">eresante notar la sucesión y el proceso que lleva </w:t>
      </w:r>
      <w:r w:rsidR="00F841D9" w:rsidRPr="00FA5CF5">
        <w:rPr>
          <w:rFonts w:ascii="Times New Roman" w:hAnsi="Times New Roman" w:cs="Times New Roman"/>
          <w:color w:val="000000"/>
          <w:shd w:val="clear" w:color="auto" w:fill="FFFFFF"/>
        </w:rPr>
        <w:t>D</w:t>
      </w:r>
      <w:r w:rsidR="00284019" w:rsidRPr="00FA5CF5">
        <w:rPr>
          <w:rFonts w:ascii="Times New Roman" w:hAnsi="Times New Roman" w:cs="Times New Roman"/>
          <w:color w:val="000000"/>
          <w:shd w:val="clear" w:color="auto" w:fill="FFFFFF"/>
        </w:rPr>
        <w:t xml:space="preserve">ios con el pecador para </w:t>
      </w:r>
      <w:r w:rsidR="002B6AA1" w:rsidRPr="00FA5CF5">
        <w:rPr>
          <w:rFonts w:ascii="Times New Roman" w:hAnsi="Times New Roman" w:cs="Times New Roman"/>
          <w:color w:val="000000"/>
          <w:shd w:val="clear" w:color="auto" w:fill="FFFFFF"/>
        </w:rPr>
        <w:t xml:space="preserve">hacer que se arrepienta </w:t>
      </w:r>
      <w:r w:rsidR="00F841D9" w:rsidRPr="00FA5CF5">
        <w:rPr>
          <w:rFonts w:ascii="Times New Roman" w:hAnsi="Times New Roman" w:cs="Times New Roman"/>
          <w:color w:val="000000"/>
          <w:shd w:val="clear" w:color="auto" w:fill="FFFFFF"/>
        </w:rPr>
        <w:t>: L</w:t>
      </w:r>
      <w:r w:rsidR="007F7150" w:rsidRPr="00FA5CF5">
        <w:rPr>
          <w:rFonts w:ascii="Times New Roman" w:hAnsi="Times New Roman" w:cs="Times New Roman"/>
          <w:color w:val="000000"/>
          <w:shd w:val="clear" w:color="auto" w:fill="FFFFFF"/>
        </w:rPr>
        <w:t xml:space="preserve">e permite conocer su deseo, </w:t>
      </w:r>
      <w:r w:rsidR="009631DA" w:rsidRPr="00FA5CF5">
        <w:rPr>
          <w:rFonts w:ascii="Times New Roman" w:hAnsi="Times New Roman" w:cs="Times New Roman"/>
          <w:color w:val="000000"/>
          <w:shd w:val="clear" w:color="auto" w:fill="FFFFFF"/>
        </w:rPr>
        <w:t xml:space="preserve">lo deja experimentar en </w:t>
      </w:r>
      <w:proofErr w:type="spellStart"/>
      <w:r w:rsidR="009631DA" w:rsidRPr="00FA5CF5">
        <w:rPr>
          <w:rFonts w:ascii="Times New Roman" w:hAnsi="Times New Roman" w:cs="Times New Roman"/>
          <w:color w:val="000000"/>
          <w:shd w:val="clear" w:color="auto" w:fill="FFFFFF"/>
        </w:rPr>
        <w:t>el</w:t>
      </w:r>
      <w:proofErr w:type="spellEnd"/>
      <w:r w:rsidR="009631DA" w:rsidRPr="00FA5CF5">
        <w:rPr>
          <w:rFonts w:ascii="Times New Roman" w:hAnsi="Times New Roman" w:cs="Times New Roman"/>
          <w:color w:val="000000"/>
          <w:shd w:val="clear" w:color="auto" w:fill="FFFFFF"/>
        </w:rPr>
        <w:t xml:space="preserve"> , le permite compartirlo , le presenta su error mediante otr</w:t>
      </w:r>
      <w:r w:rsidR="000A25B8" w:rsidRPr="00FA5CF5">
        <w:rPr>
          <w:rFonts w:ascii="Times New Roman" w:hAnsi="Times New Roman" w:cs="Times New Roman"/>
          <w:color w:val="000000"/>
          <w:shd w:val="clear" w:color="auto" w:fill="FFFFFF"/>
        </w:rPr>
        <w:t>os seres</w:t>
      </w:r>
      <w:r w:rsidR="009631DA" w:rsidRPr="00FA5CF5">
        <w:rPr>
          <w:rFonts w:ascii="Times New Roman" w:hAnsi="Times New Roman" w:cs="Times New Roman"/>
          <w:color w:val="000000"/>
          <w:shd w:val="clear" w:color="auto" w:fill="FFFFFF"/>
        </w:rPr>
        <w:t xml:space="preserve"> que se pueden identificar con </w:t>
      </w:r>
      <w:r w:rsidR="00AA2C01" w:rsidRPr="00FA5CF5">
        <w:rPr>
          <w:rFonts w:ascii="Times New Roman" w:hAnsi="Times New Roman" w:cs="Times New Roman"/>
          <w:color w:val="000000"/>
          <w:shd w:val="clear" w:color="auto" w:fill="FFFFFF"/>
        </w:rPr>
        <w:t>él</w:t>
      </w:r>
      <w:r w:rsidR="009631DA" w:rsidRPr="00FA5CF5">
        <w:rPr>
          <w:rFonts w:ascii="Times New Roman" w:hAnsi="Times New Roman" w:cs="Times New Roman"/>
          <w:color w:val="000000"/>
          <w:shd w:val="clear" w:color="auto" w:fill="FFFFFF"/>
        </w:rPr>
        <w:t xml:space="preserve">, </w:t>
      </w:r>
      <w:r w:rsidR="00066846" w:rsidRPr="00FA5CF5">
        <w:rPr>
          <w:rFonts w:ascii="Times New Roman" w:hAnsi="Times New Roman" w:cs="Times New Roman"/>
          <w:color w:val="000000"/>
          <w:shd w:val="clear" w:color="auto" w:fill="FFFFFF"/>
        </w:rPr>
        <w:t>le da muchas oportunidades</w:t>
      </w:r>
      <w:r w:rsidR="00AA2C01" w:rsidRPr="00FA5CF5">
        <w:rPr>
          <w:rFonts w:ascii="Times New Roman" w:hAnsi="Times New Roman" w:cs="Times New Roman"/>
          <w:color w:val="000000"/>
          <w:shd w:val="clear" w:color="auto" w:fill="FFFFFF"/>
        </w:rPr>
        <w:t>,</w:t>
      </w:r>
      <w:r w:rsidR="00066846" w:rsidRPr="00FA5CF5">
        <w:rPr>
          <w:rFonts w:ascii="Times New Roman" w:hAnsi="Times New Roman" w:cs="Times New Roman"/>
          <w:color w:val="000000"/>
          <w:shd w:val="clear" w:color="auto" w:fill="FFFFFF"/>
        </w:rPr>
        <w:t xml:space="preserve"> </w:t>
      </w:r>
      <w:r w:rsidR="00A638CA" w:rsidRPr="00FA5CF5">
        <w:rPr>
          <w:rFonts w:ascii="Times New Roman" w:hAnsi="Times New Roman" w:cs="Times New Roman"/>
          <w:color w:val="000000"/>
          <w:shd w:val="clear" w:color="auto" w:fill="FFFFFF"/>
        </w:rPr>
        <w:t xml:space="preserve">aun en el punto </w:t>
      </w:r>
      <w:proofErr w:type="spellStart"/>
      <w:r w:rsidR="00A638CA" w:rsidRPr="00FA5CF5">
        <w:rPr>
          <w:rFonts w:ascii="Times New Roman" w:hAnsi="Times New Roman" w:cs="Times New Roman"/>
          <w:color w:val="000000"/>
          <w:shd w:val="clear" w:color="auto" w:fill="FFFFFF"/>
        </w:rPr>
        <w:t>del</w:t>
      </w:r>
      <w:proofErr w:type="spellEnd"/>
      <w:r w:rsidR="00A638CA" w:rsidRPr="00FA5CF5">
        <w:rPr>
          <w:rFonts w:ascii="Times New Roman" w:hAnsi="Times New Roman" w:cs="Times New Roman"/>
          <w:color w:val="000000"/>
          <w:shd w:val="clear" w:color="auto" w:fill="FFFFFF"/>
        </w:rPr>
        <w:t xml:space="preserve"> no retorno (cuando el corazón </w:t>
      </w:r>
      <w:proofErr w:type="spellStart"/>
      <w:r w:rsidR="00A638CA" w:rsidRPr="00FA5CF5">
        <w:rPr>
          <w:rFonts w:ascii="Times New Roman" w:hAnsi="Times New Roman" w:cs="Times New Roman"/>
          <w:color w:val="000000"/>
          <w:shd w:val="clear" w:color="auto" w:fill="FFFFFF"/>
        </w:rPr>
        <w:t>esta</w:t>
      </w:r>
      <w:proofErr w:type="spellEnd"/>
      <w:r w:rsidR="00A638CA" w:rsidRPr="00FA5CF5">
        <w:rPr>
          <w:rFonts w:ascii="Times New Roman" w:hAnsi="Times New Roman" w:cs="Times New Roman"/>
          <w:color w:val="000000"/>
          <w:shd w:val="clear" w:color="auto" w:fill="FFFFFF"/>
        </w:rPr>
        <w:t xml:space="preserve"> totalmente contaminado)</w:t>
      </w:r>
      <w:r w:rsidR="009631DA" w:rsidRPr="00FA5CF5">
        <w:rPr>
          <w:rFonts w:ascii="Times New Roman" w:hAnsi="Times New Roman" w:cs="Times New Roman"/>
          <w:color w:val="000000"/>
          <w:shd w:val="clear" w:color="auto" w:fill="FFFFFF"/>
        </w:rPr>
        <w:t xml:space="preserve"> </w:t>
      </w:r>
      <w:r w:rsidR="00A638CA" w:rsidRPr="00FA5CF5">
        <w:rPr>
          <w:rFonts w:ascii="Times New Roman" w:hAnsi="Times New Roman" w:cs="Times New Roman"/>
          <w:color w:val="000000"/>
          <w:shd w:val="clear" w:color="auto" w:fill="FFFFFF"/>
        </w:rPr>
        <w:t xml:space="preserve">se presenta ante el para hacerle ver que su rebeldía no tendrá un buen final </w:t>
      </w:r>
      <w:r w:rsidR="007873E1" w:rsidRPr="00FA5CF5">
        <w:rPr>
          <w:rFonts w:ascii="Times New Roman" w:hAnsi="Times New Roman" w:cs="Times New Roman"/>
          <w:color w:val="000000"/>
          <w:shd w:val="clear" w:color="auto" w:fill="FFFFFF"/>
        </w:rPr>
        <w:t>y finalmente lo deja tomar una decisión (aunque luego de ella , siga insistiendo  en salvarla)</w:t>
      </w:r>
      <w:r w:rsidR="000A6A78" w:rsidRPr="00FA5CF5">
        <w:rPr>
          <w:rFonts w:ascii="Times New Roman" w:hAnsi="Times New Roman" w:cs="Times New Roman"/>
          <w:color w:val="000000"/>
          <w:shd w:val="clear" w:color="auto" w:fill="FFFFFF"/>
        </w:rPr>
        <w:t>.</w:t>
      </w:r>
    </w:p>
    <w:p w14:paraId="28558BFB" w14:textId="4B6BC79C" w:rsidR="003E25DE" w:rsidRPr="00FA5CF5" w:rsidRDefault="00ED106B" w:rsidP="003E25DE">
      <w:pPr>
        <w:pStyle w:val="Prrafodelista"/>
        <w:numPr>
          <w:ilvl w:val="0"/>
          <w:numId w:val="2"/>
        </w:numPr>
        <w:rPr>
          <w:rFonts w:ascii="Times New Roman" w:hAnsi="Times New Roman" w:cs="Times New Roman"/>
        </w:rPr>
      </w:pPr>
      <w:r w:rsidRPr="00FA5CF5">
        <w:rPr>
          <w:rFonts w:ascii="Times New Roman" w:hAnsi="Times New Roman" w:cs="Times New Roman"/>
          <w:color w:val="000000"/>
          <w:shd w:val="clear" w:color="auto" w:fill="FFFFFF"/>
        </w:rPr>
        <w:lastRenderedPageBreak/>
        <w:t xml:space="preserve">Todo lo que sucede es una </w:t>
      </w:r>
      <w:r w:rsidR="00B37C07" w:rsidRPr="00FA5CF5">
        <w:rPr>
          <w:rFonts w:ascii="Times New Roman" w:hAnsi="Times New Roman" w:cs="Times New Roman"/>
          <w:color w:val="000000"/>
          <w:shd w:val="clear" w:color="auto" w:fill="FFFFFF"/>
        </w:rPr>
        <w:t>lección.</w:t>
      </w:r>
      <w:r w:rsidRPr="00FA5CF5">
        <w:rPr>
          <w:rFonts w:ascii="Times New Roman" w:hAnsi="Times New Roman" w:cs="Times New Roman"/>
          <w:color w:val="000000"/>
          <w:shd w:val="clear" w:color="auto" w:fill="FFFFFF"/>
        </w:rPr>
        <w:t xml:space="preserve"> no solo para </w:t>
      </w:r>
      <w:del w:id="31" w:author="Karen Elizabeth Clark Bonilla" w:date="2025-10-31T14:37:00Z" w16du:dateUtc="2025-10-31T20:37:00Z">
        <w:r w:rsidRPr="00FA5CF5" w:rsidDel="00027056">
          <w:rPr>
            <w:rFonts w:ascii="Times New Roman" w:hAnsi="Times New Roman" w:cs="Times New Roman"/>
            <w:color w:val="000000"/>
            <w:shd w:val="clear" w:color="auto" w:fill="FFFFFF"/>
          </w:rPr>
          <w:delText>nosotros ,</w:delText>
        </w:r>
      </w:del>
      <w:ins w:id="32" w:author="Karen Elizabeth Clark Bonilla" w:date="2025-10-31T14:37:00Z" w16du:dateUtc="2025-10-31T20:37:00Z">
        <w:r w:rsidR="00027056" w:rsidRPr="00FA5CF5">
          <w:rPr>
            <w:rFonts w:ascii="Times New Roman" w:hAnsi="Times New Roman" w:cs="Times New Roman"/>
            <w:color w:val="000000"/>
            <w:shd w:val="clear" w:color="auto" w:fill="FFFFFF"/>
          </w:rPr>
          <w:t>nosotros,</w:t>
        </w:r>
      </w:ins>
      <w:r w:rsidRPr="00FA5CF5">
        <w:rPr>
          <w:rFonts w:ascii="Times New Roman" w:hAnsi="Times New Roman" w:cs="Times New Roman"/>
          <w:color w:val="000000"/>
          <w:shd w:val="clear" w:color="auto" w:fill="FFFFFF"/>
        </w:rPr>
        <w:t xml:space="preserve"> si no para los demás y </w:t>
      </w:r>
      <w:del w:id="33" w:author="Karen Elizabeth Clark Bonilla" w:date="2025-10-31T14:37:00Z" w16du:dateUtc="2025-10-31T20:37:00Z">
        <w:r w:rsidRPr="00FA5CF5" w:rsidDel="00027056">
          <w:rPr>
            <w:rFonts w:ascii="Times New Roman" w:hAnsi="Times New Roman" w:cs="Times New Roman"/>
            <w:color w:val="000000"/>
            <w:shd w:val="clear" w:color="auto" w:fill="FFFFFF"/>
          </w:rPr>
          <w:delText>viceversa ,</w:delText>
        </w:r>
      </w:del>
      <w:ins w:id="34" w:author="Karen Elizabeth Clark Bonilla" w:date="2025-10-31T14:37:00Z" w16du:dateUtc="2025-10-31T20:37:00Z">
        <w:r w:rsidR="00027056" w:rsidRPr="00FA5CF5">
          <w:rPr>
            <w:rFonts w:ascii="Times New Roman" w:hAnsi="Times New Roman" w:cs="Times New Roman"/>
            <w:color w:val="000000"/>
            <w:shd w:val="clear" w:color="auto" w:fill="FFFFFF"/>
          </w:rPr>
          <w:t>viceversa,</w:t>
        </w:r>
      </w:ins>
      <w:r w:rsidRPr="00FA5CF5">
        <w:rPr>
          <w:rFonts w:ascii="Times New Roman" w:hAnsi="Times New Roman" w:cs="Times New Roman"/>
          <w:color w:val="000000"/>
          <w:shd w:val="clear" w:color="auto" w:fill="FFFFFF"/>
        </w:rPr>
        <w:t xml:space="preserve"> a veces parece predominar lo </w:t>
      </w:r>
      <w:del w:id="35" w:author="Karen Elizabeth Clark Bonilla" w:date="2025-10-31T14:37:00Z" w16du:dateUtc="2025-10-31T20:37:00Z">
        <w:r w:rsidRPr="00FA5CF5" w:rsidDel="00027056">
          <w:rPr>
            <w:rFonts w:ascii="Times New Roman" w:hAnsi="Times New Roman" w:cs="Times New Roman"/>
            <w:color w:val="000000"/>
            <w:shd w:val="clear" w:color="auto" w:fill="FFFFFF"/>
          </w:rPr>
          <w:delText>malo ,</w:delText>
        </w:r>
      </w:del>
      <w:ins w:id="36" w:author="Karen Elizabeth Clark Bonilla" w:date="2025-10-31T14:37:00Z" w16du:dateUtc="2025-10-31T20:37:00Z">
        <w:r w:rsidR="00027056" w:rsidRPr="00FA5CF5">
          <w:rPr>
            <w:rFonts w:ascii="Times New Roman" w:hAnsi="Times New Roman" w:cs="Times New Roman"/>
            <w:color w:val="000000"/>
            <w:shd w:val="clear" w:color="auto" w:fill="FFFFFF"/>
          </w:rPr>
          <w:t>malo,</w:t>
        </w:r>
      </w:ins>
      <w:r w:rsidRPr="00FA5CF5">
        <w:rPr>
          <w:rFonts w:ascii="Times New Roman" w:hAnsi="Times New Roman" w:cs="Times New Roman"/>
          <w:color w:val="000000"/>
          <w:shd w:val="clear" w:color="auto" w:fill="FFFFFF"/>
        </w:rPr>
        <w:t xml:space="preserve"> parece que todo </w:t>
      </w:r>
      <w:del w:id="37" w:author="Karen Elizabeth Clark Bonilla" w:date="2025-10-31T14:37:00Z" w16du:dateUtc="2025-10-31T20:37:00Z">
        <w:r w:rsidRPr="00FA5CF5" w:rsidDel="00CE3DB2">
          <w:rPr>
            <w:rFonts w:ascii="Times New Roman" w:hAnsi="Times New Roman" w:cs="Times New Roman"/>
            <w:color w:val="000000"/>
            <w:shd w:val="clear" w:color="auto" w:fill="FFFFFF"/>
          </w:rPr>
          <w:delText>esta</w:delText>
        </w:r>
      </w:del>
      <w:ins w:id="38" w:author="Karen Elizabeth Clark Bonilla" w:date="2025-10-31T14:37:00Z" w16du:dateUtc="2025-10-31T20:37:00Z">
        <w:r w:rsidR="00CE3DB2" w:rsidRPr="00FA5CF5">
          <w:rPr>
            <w:rFonts w:ascii="Times New Roman" w:hAnsi="Times New Roman" w:cs="Times New Roman"/>
            <w:color w:val="000000"/>
            <w:shd w:val="clear" w:color="auto" w:fill="FFFFFF"/>
          </w:rPr>
          <w:t>está</w:t>
        </w:r>
      </w:ins>
      <w:r w:rsidRPr="00FA5CF5">
        <w:rPr>
          <w:rFonts w:ascii="Times New Roman" w:hAnsi="Times New Roman" w:cs="Times New Roman"/>
          <w:color w:val="000000"/>
          <w:shd w:val="clear" w:color="auto" w:fill="FFFFFF"/>
        </w:rPr>
        <w:t xml:space="preserve"> </w:t>
      </w:r>
      <w:del w:id="39" w:author="Karen Elizabeth Clark Bonilla" w:date="2025-10-31T14:37:00Z" w16du:dateUtc="2025-10-31T20:37:00Z">
        <w:r w:rsidRPr="00FA5CF5" w:rsidDel="00CE3DB2">
          <w:rPr>
            <w:rFonts w:ascii="Times New Roman" w:hAnsi="Times New Roman" w:cs="Times New Roman"/>
            <w:color w:val="000000"/>
            <w:shd w:val="clear" w:color="auto" w:fill="FFFFFF"/>
          </w:rPr>
          <w:delText>perdido</w:delText>
        </w:r>
      </w:del>
      <w:ins w:id="40" w:author="Karen Elizabeth Clark Bonilla" w:date="2025-10-31T14:37:00Z" w16du:dateUtc="2025-10-31T20:37:00Z">
        <w:r w:rsidR="00CE3DB2" w:rsidRPr="00FA5CF5">
          <w:rPr>
            <w:rFonts w:ascii="Times New Roman" w:hAnsi="Times New Roman" w:cs="Times New Roman"/>
            <w:color w:val="000000"/>
            <w:shd w:val="clear" w:color="auto" w:fill="FFFFFF"/>
          </w:rPr>
          <w:t>perdido,</w:t>
        </w:r>
      </w:ins>
      <w:r w:rsidRPr="00FA5CF5">
        <w:rPr>
          <w:rFonts w:ascii="Times New Roman" w:hAnsi="Times New Roman" w:cs="Times New Roman"/>
          <w:color w:val="000000"/>
          <w:shd w:val="clear" w:color="auto" w:fill="FFFFFF"/>
        </w:rPr>
        <w:t xml:space="preserve"> pero aun en medio del </w:t>
      </w:r>
      <w:del w:id="41" w:author="Karen Elizabeth Clark Bonilla" w:date="2025-10-31T14:38:00Z" w16du:dateUtc="2025-10-31T20:38:00Z">
        <w:r w:rsidRPr="00FA5CF5" w:rsidDel="00CE3DB2">
          <w:rPr>
            <w:rFonts w:ascii="Times New Roman" w:hAnsi="Times New Roman" w:cs="Times New Roman"/>
            <w:color w:val="000000"/>
            <w:shd w:val="clear" w:color="auto" w:fill="FFFFFF"/>
          </w:rPr>
          <w:delText>caos ,</w:delText>
        </w:r>
      </w:del>
      <w:ins w:id="42" w:author="Karen Elizabeth Clark Bonilla" w:date="2025-10-31T14:38:00Z" w16du:dateUtc="2025-10-31T20:38:00Z">
        <w:r w:rsidR="00CE3DB2" w:rsidRPr="00FA5CF5">
          <w:rPr>
            <w:rFonts w:ascii="Times New Roman" w:hAnsi="Times New Roman" w:cs="Times New Roman"/>
            <w:color w:val="000000"/>
            <w:shd w:val="clear" w:color="auto" w:fill="FFFFFF"/>
          </w:rPr>
          <w:t>caos,</w:t>
        </w:r>
      </w:ins>
      <w:r w:rsidRPr="00FA5CF5">
        <w:rPr>
          <w:rFonts w:ascii="Times New Roman" w:hAnsi="Times New Roman" w:cs="Times New Roman"/>
          <w:color w:val="000000"/>
          <w:shd w:val="clear" w:color="auto" w:fill="FFFFFF"/>
        </w:rPr>
        <w:t xml:space="preserve"> se extiende el amor de nuestro </w:t>
      </w:r>
      <w:del w:id="43" w:author="Karen Elizabeth Clark Bonilla" w:date="2025-10-31T14:38:00Z" w16du:dateUtc="2025-10-31T20:38:00Z">
        <w:r w:rsidRPr="00FA5CF5" w:rsidDel="00CE3DB2">
          <w:rPr>
            <w:rFonts w:ascii="Times New Roman" w:hAnsi="Times New Roman" w:cs="Times New Roman"/>
            <w:color w:val="000000"/>
            <w:shd w:val="clear" w:color="auto" w:fill="FFFFFF"/>
          </w:rPr>
          <w:delText>Dios ,</w:delText>
        </w:r>
      </w:del>
      <w:ins w:id="44" w:author="Karen Elizabeth Clark Bonilla" w:date="2025-10-31T14:38:00Z" w16du:dateUtc="2025-10-31T20:38:00Z">
        <w:r w:rsidR="00CE3DB2" w:rsidRPr="00FA5CF5">
          <w:rPr>
            <w:rFonts w:ascii="Times New Roman" w:hAnsi="Times New Roman" w:cs="Times New Roman"/>
            <w:color w:val="000000"/>
            <w:shd w:val="clear" w:color="auto" w:fill="FFFFFF"/>
          </w:rPr>
          <w:t>Dios,</w:t>
        </w:r>
      </w:ins>
      <w:r w:rsidRPr="00FA5CF5">
        <w:rPr>
          <w:rFonts w:ascii="Times New Roman" w:hAnsi="Times New Roman" w:cs="Times New Roman"/>
          <w:color w:val="000000"/>
          <w:shd w:val="clear" w:color="auto" w:fill="FFFFFF"/>
        </w:rPr>
        <w:t xml:space="preserve"> </w:t>
      </w:r>
      <w:r w:rsidR="003C2ABE" w:rsidRPr="00FA5CF5">
        <w:rPr>
          <w:rFonts w:ascii="Times New Roman" w:hAnsi="Times New Roman" w:cs="Times New Roman"/>
          <w:color w:val="000000"/>
          <w:shd w:val="clear" w:color="auto" w:fill="FFFFFF"/>
        </w:rPr>
        <w:t xml:space="preserve">las oportunidades se encuentran día a día disponibles para salvar nuestra alma de la </w:t>
      </w:r>
      <w:del w:id="45" w:author="Karen Elizabeth Clark Bonilla" w:date="2025-10-31T14:38:00Z" w16du:dateUtc="2025-10-31T20:38:00Z">
        <w:r w:rsidR="003C2ABE" w:rsidRPr="00FA5CF5" w:rsidDel="00CE3DB2">
          <w:rPr>
            <w:rFonts w:ascii="Times New Roman" w:hAnsi="Times New Roman" w:cs="Times New Roman"/>
            <w:color w:val="000000"/>
            <w:shd w:val="clear" w:color="auto" w:fill="FFFFFF"/>
          </w:rPr>
          <w:delText>rebelión  y</w:delText>
        </w:r>
      </w:del>
      <w:ins w:id="46" w:author="Karen Elizabeth Clark Bonilla" w:date="2025-10-31T14:38:00Z" w16du:dateUtc="2025-10-31T20:38:00Z">
        <w:r w:rsidR="00CE3DB2" w:rsidRPr="00FA5CF5">
          <w:rPr>
            <w:rFonts w:ascii="Times New Roman" w:hAnsi="Times New Roman" w:cs="Times New Roman"/>
            <w:color w:val="000000"/>
            <w:shd w:val="clear" w:color="auto" w:fill="FFFFFF"/>
          </w:rPr>
          <w:t>rebelión y</w:t>
        </w:r>
      </w:ins>
      <w:r w:rsidR="003C2ABE" w:rsidRPr="00FA5CF5">
        <w:rPr>
          <w:rFonts w:ascii="Times New Roman" w:hAnsi="Times New Roman" w:cs="Times New Roman"/>
          <w:color w:val="000000"/>
          <w:shd w:val="clear" w:color="auto" w:fill="FFFFFF"/>
        </w:rPr>
        <w:t xml:space="preserve"> </w:t>
      </w:r>
      <w:r w:rsidRPr="00FA5CF5">
        <w:rPr>
          <w:rFonts w:ascii="Times New Roman" w:hAnsi="Times New Roman" w:cs="Times New Roman"/>
          <w:color w:val="000000"/>
          <w:shd w:val="clear" w:color="auto" w:fill="FFFFFF"/>
        </w:rPr>
        <w:t xml:space="preserve">es increíble pensar que </w:t>
      </w:r>
      <w:r w:rsidR="003C2ABE" w:rsidRPr="00FA5CF5">
        <w:rPr>
          <w:rFonts w:ascii="Times New Roman" w:hAnsi="Times New Roman" w:cs="Times New Roman"/>
          <w:color w:val="000000"/>
          <w:shd w:val="clear" w:color="auto" w:fill="FFFFFF"/>
        </w:rPr>
        <w:t xml:space="preserve">nuestras </w:t>
      </w:r>
      <w:r w:rsidRPr="00FA5CF5">
        <w:rPr>
          <w:rFonts w:ascii="Times New Roman" w:hAnsi="Times New Roman" w:cs="Times New Roman"/>
          <w:color w:val="000000"/>
          <w:shd w:val="clear" w:color="auto" w:fill="FFFFFF"/>
        </w:rPr>
        <w:t xml:space="preserve">de vida y </w:t>
      </w:r>
      <w:del w:id="47" w:author="Karen Elizabeth Clark Bonilla" w:date="2025-10-31T14:38:00Z" w16du:dateUtc="2025-10-31T20:38:00Z">
        <w:r w:rsidRPr="00FA5CF5" w:rsidDel="00CE3DB2">
          <w:rPr>
            <w:rFonts w:ascii="Times New Roman" w:hAnsi="Times New Roman" w:cs="Times New Roman"/>
            <w:color w:val="000000"/>
            <w:shd w:val="clear" w:color="auto" w:fill="FFFFFF"/>
          </w:rPr>
          <w:delText>decisiones ,</w:delText>
        </w:r>
      </w:del>
      <w:ins w:id="48" w:author="Karen Elizabeth Clark Bonilla" w:date="2025-10-31T14:38:00Z" w16du:dateUtc="2025-10-31T20:38:00Z">
        <w:r w:rsidR="00CE3DB2" w:rsidRPr="00FA5CF5">
          <w:rPr>
            <w:rFonts w:ascii="Times New Roman" w:hAnsi="Times New Roman" w:cs="Times New Roman"/>
            <w:color w:val="000000"/>
            <w:shd w:val="clear" w:color="auto" w:fill="FFFFFF"/>
          </w:rPr>
          <w:t>decisiones,</w:t>
        </w:r>
      </w:ins>
      <w:r w:rsidRPr="00FA5CF5">
        <w:rPr>
          <w:rFonts w:ascii="Times New Roman" w:hAnsi="Times New Roman" w:cs="Times New Roman"/>
          <w:color w:val="000000"/>
          <w:shd w:val="clear" w:color="auto" w:fill="FFFFFF"/>
        </w:rPr>
        <w:t xml:space="preserve"> sean una lección para las personas de </w:t>
      </w:r>
      <w:r w:rsidR="00942B4B" w:rsidRPr="00FA5CF5">
        <w:rPr>
          <w:rFonts w:ascii="Times New Roman" w:hAnsi="Times New Roman" w:cs="Times New Roman"/>
          <w:color w:val="000000"/>
          <w:shd w:val="clear" w:color="auto" w:fill="FFFFFF"/>
        </w:rPr>
        <w:t xml:space="preserve">los </w:t>
      </w:r>
      <w:r w:rsidRPr="00FA5CF5">
        <w:rPr>
          <w:rFonts w:ascii="Times New Roman" w:hAnsi="Times New Roman" w:cs="Times New Roman"/>
          <w:color w:val="000000"/>
          <w:shd w:val="clear" w:color="auto" w:fill="FFFFFF"/>
        </w:rPr>
        <w:t>otros mundos</w:t>
      </w:r>
      <w:r w:rsidR="00942B4B" w:rsidRPr="00FA5CF5">
        <w:rPr>
          <w:rFonts w:ascii="Times New Roman" w:hAnsi="Times New Roman" w:cs="Times New Roman"/>
          <w:color w:val="000000"/>
          <w:shd w:val="clear" w:color="auto" w:fill="FFFFFF"/>
        </w:rPr>
        <w:t xml:space="preserve"> no caídos. </w:t>
      </w:r>
    </w:p>
    <w:p w14:paraId="7DDC83A1" w14:textId="77777777" w:rsidR="003E25DE" w:rsidRPr="00FA5CF5" w:rsidRDefault="003E25DE" w:rsidP="003E25DE">
      <w:pPr>
        <w:rPr>
          <w:rFonts w:ascii="Times New Roman" w:hAnsi="Times New Roman" w:cs="Times New Roman"/>
        </w:rPr>
      </w:pPr>
    </w:p>
    <w:p w14:paraId="54BFAE4A" w14:textId="77777777" w:rsidR="00667D88" w:rsidRPr="00FA5CF5" w:rsidRDefault="00667D88" w:rsidP="003E25DE">
      <w:pPr>
        <w:rPr>
          <w:rFonts w:ascii="Times New Roman" w:hAnsi="Times New Roman" w:cs="Times New Roman"/>
        </w:rPr>
      </w:pPr>
    </w:p>
    <w:p w14:paraId="63F41066" w14:textId="77777777" w:rsidR="00667D88" w:rsidRPr="00FA5CF5" w:rsidRDefault="00667D88" w:rsidP="003E25DE">
      <w:pPr>
        <w:rPr>
          <w:rFonts w:ascii="Times New Roman" w:hAnsi="Times New Roman" w:cs="Times New Roman"/>
        </w:rPr>
      </w:pPr>
    </w:p>
    <w:p w14:paraId="3DFD94AE" w14:textId="77777777" w:rsidR="00667D88" w:rsidRPr="00FA5CF5" w:rsidRDefault="00667D88" w:rsidP="003E25DE">
      <w:pPr>
        <w:rPr>
          <w:rFonts w:ascii="Times New Roman" w:hAnsi="Times New Roman" w:cs="Times New Roman"/>
        </w:rPr>
      </w:pPr>
    </w:p>
    <w:p w14:paraId="0D2B77FE" w14:textId="77777777" w:rsidR="00667D88" w:rsidRPr="00FA5CF5" w:rsidRDefault="00667D88" w:rsidP="003E25DE">
      <w:pPr>
        <w:rPr>
          <w:ins w:id="49" w:author="Karen Elizabeth Clark Bonilla" w:date="2025-10-31T14:39:00Z" w16du:dateUtc="2025-10-31T20:39:00Z"/>
          <w:rFonts w:ascii="Times New Roman" w:hAnsi="Times New Roman" w:cs="Times New Roman"/>
        </w:rPr>
      </w:pPr>
    </w:p>
    <w:p w14:paraId="013BDF04" w14:textId="77777777" w:rsidR="002B15E2" w:rsidRPr="00FA5CF5" w:rsidRDefault="002B15E2" w:rsidP="003E25DE">
      <w:pPr>
        <w:rPr>
          <w:rFonts w:ascii="Times New Roman" w:hAnsi="Times New Roman" w:cs="Times New Roman"/>
        </w:rPr>
      </w:pPr>
    </w:p>
    <w:p w14:paraId="3F36DE83" w14:textId="77777777" w:rsidR="00667D88" w:rsidRPr="00FA5CF5" w:rsidRDefault="00667D88" w:rsidP="003E25DE">
      <w:pPr>
        <w:rPr>
          <w:rFonts w:ascii="Times New Roman" w:hAnsi="Times New Roman" w:cs="Times New Roman"/>
        </w:rPr>
      </w:pPr>
    </w:p>
    <w:p w14:paraId="0FF515D1" w14:textId="77777777" w:rsidR="00667D88" w:rsidRPr="00FA5CF5" w:rsidRDefault="00667D88" w:rsidP="003E25DE">
      <w:pPr>
        <w:rPr>
          <w:rFonts w:ascii="Times New Roman" w:hAnsi="Times New Roman" w:cs="Times New Roman"/>
        </w:rPr>
      </w:pPr>
    </w:p>
    <w:p w14:paraId="569F8B9A" w14:textId="015E3144" w:rsidR="00063FB3" w:rsidRPr="00FA5CF5" w:rsidRDefault="00667D88" w:rsidP="003E25DE">
      <w:pPr>
        <w:rPr>
          <w:rFonts w:ascii="Times New Roman" w:hAnsi="Times New Roman" w:cs="Times New Roman"/>
        </w:rPr>
      </w:pPr>
      <w:r w:rsidRPr="00FA5CF5">
        <w:rPr>
          <w:rFonts w:ascii="Times New Roman" w:hAnsi="Times New Roman" w:cs="Times New Roman"/>
        </w:rPr>
        <w:t xml:space="preserve">                    </w:t>
      </w:r>
      <w:r w:rsidR="00063FB3" w:rsidRPr="00FA5CF5">
        <w:rPr>
          <w:rFonts w:ascii="Times New Roman" w:hAnsi="Times New Roman" w:cs="Times New Roman"/>
        </w:rPr>
        <w:t xml:space="preserve">                               </w:t>
      </w:r>
      <w:del w:id="50" w:author="Karen Elizabeth Clark Bonilla" w:date="2025-10-31T14:38:00Z" w16du:dateUtc="2025-10-31T20:38:00Z">
        <w:r w:rsidRPr="00FA5CF5" w:rsidDel="00CE3DB2">
          <w:rPr>
            <w:rFonts w:ascii="Times New Roman" w:hAnsi="Times New Roman" w:cs="Times New Roman"/>
          </w:rPr>
          <w:delText>Capitulo</w:delText>
        </w:r>
      </w:del>
      <w:ins w:id="51" w:author="Karen Elizabeth Clark Bonilla" w:date="2025-10-31T14:38:00Z" w16du:dateUtc="2025-10-31T20:38:00Z">
        <w:r w:rsidR="00CE3DB2" w:rsidRPr="00FA5CF5">
          <w:rPr>
            <w:rFonts w:ascii="Times New Roman" w:hAnsi="Times New Roman" w:cs="Times New Roman"/>
          </w:rPr>
          <w:t>Capítulo</w:t>
        </w:r>
      </w:ins>
      <w:r w:rsidRPr="00FA5CF5">
        <w:rPr>
          <w:rFonts w:ascii="Times New Roman" w:hAnsi="Times New Roman" w:cs="Times New Roman"/>
        </w:rPr>
        <w:t xml:space="preserve"> </w:t>
      </w:r>
      <w:del w:id="52" w:author="Karen Elizabeth Clark Bonilla" w:date="2025-10-31T14:38:00Z" w16du:dateUtc="2025-10-31T20:38:00Z">
        <w:r w:rsidRPr="00FA5CF5" w:rsidDel="00CE3DB2">
          <w:rPr>
            <w:rFonts w:ascii="Times New Roman" w:hAnsi="Times New Roman" w:cs="Times New Roman"/>
          </w:rPr>
          <w:delText>2 :</w:delText>
        </w:r>
      </w:del>
      <w:ins w:id="53" w:author="Karen Elizabeth Clark Bonilla" w:date="2025-10-31T14:38:00Z" w16du:dateUtc="2025-10-31T20:38:00Z">
        <w:r w:rsidR="00CE3DB2" w:rsidRPr="00FA5CF5">
          <w:rPr>
            <w:rFonts w:ascii="Times New Roman" w:hAnsi="Times New Roman" w:cs="Times New Roman"/>
          </w:rPr>
          <w:t>2:</w:t>
        </w:r>
      </w:ins>
      <w:r w:rsidR="00241E3A" w:rsidRPr="00FA5CF5">
        <w:rPr>
          <w:rFonts w:ascii="Times New Roman" w:hAnsi="Times New Roman" w:cs="Times New Roman"/>
        </w:rPr>
        <w:t xml:space="preserve"> L</w:t>
      </w:r>
      <w:r w:rsidR="00063FB3" w:rsidRPr="00FA5CF5">
        <w:rPr>
          <w:rFonts w:ascii="Times New Roman" w:hAnsi="Times New Roman" w:cs="Times New Roman"/>
        </w:rPr>
        <w:t>a creación</w:t>
      </w:r>
    </w:p>
    <w:p w14:paraId="619AC64A" w14:textId="1C771053" w:rsidR="00063FB3" w:rsidRPr="00FA5CF5" w:rsidRDefault="00063FB3" w:rsidP="003E25DE">
      <w:pPr>
        <w:rPr>
          <w:rFonts w:ascii="Times New Roman" w:hAnsi="Times New Roman" w:cs="Times New Roman"/>
        </w:rPr>
      </w:pPr>
      <w:r w:rsidRPr="00FA5CF5">
        <w:rPr>
          <w:rFonts w:ascii="Times New Roman" w:hAnsi="Times New Roman" w:cs="Times New Roman"/>
        </w:rPr>
        <w:t xml:space="preserve">                                                               Resumen </w:t>
      </w:r>
    </w:p>
    <w:p w14:paraId="2569E020" w14:textId="3D660C74" w:rsidR="00063FB3" w:rsidRPr="00FA5CF5" w:rsidRDefault="002A2A4C" w:rsidP="003E25DE">
      <w:pPr>
        <w:rPr>
          <w:rFonts w:ascii="Times New Roman" w:hAnsi="Times New Roman" w:cs="Times New Roman"/>
        </w:rPr>
      </w:pPr>
      <w:r w:rsidRPr="00FA5CF5">
        <w:rPr>
          <w:rFonts w:ascii="Times New Roman" w:hAnsi="Times New Roman" w:cs="Times New Roman"/>
        </w:rPr>
        <w:t xml:space="preserve">Contenido principal </w:t>
      </w:r>
    </w:p>
    <w:p w14:paraId="707E3A47" w14:textId="7644D880" w:rsidR="002A2A4C" w:rsidRPr="00FA5CF5" w:rsidRDefault="00766080" w:rsidP="002A2A4C">
      <w:pPr>
        <w:pStyle w:val="Prrafodelista"/>
        <w:numPr>
          <w:ilvl w:val="0"/>
          <w:numId w:val="2"/>
        </w:numPr>
        <w:rPr>
          <w:rFonts w:ascii="Times New Roman" w:hAnsi="Times New Roman" w:cs="Times New Roman"/>
        </w:rPr>
      </w:pPr>
      <w:r w:rsidRPr="00FA5CF5">
        <w:rPr>
          <w:rFonts w:ascii="Times New Roman" w:hAnsi="Times New Roman" w:cs="Times New Roman"/>
        </w:rPr>
        <w:t xml:space="preserve">Origen de la raza humana </w:t>
      </w:r>
      <w:r w:rsidR="00BC6568" w:rsidRPr="00FA5CF5">
        <w:rPr>
          <w:rFonts w:ascii="Times New Roman" w:hAnsi="Times New Roman" w:cs="Times New Roman"/>
        </w:rPr>
        <w:t xml:space="preserve">“Dios creó al hombre conforme a su propia imagen. </w:t>
      </w:r>
      <w:r w:rsidR="00771187" w:rsidRPr="00FA5CF5">
        <w:rPr>
          <w:rFonts w:ascii="Times New Roman" w:hAnsi="Times New Roman" w:cs="Times New Roman"/>
        </w:rPr>
        <w:t>No hay</w:t>
      </w:r>
      <w:r w:rsidR="00BC6568" w:rsidRPr="00FA5CF5">
        <w:rPr>
          <w:rFonts w:ascii="Times New Roman" w:hAnsi="Times New Roman" w:cs="Times New Roman"/>
        </w:rPr>
        <w:t xml:space="preserve"> en esto misterio”</w:t>
      </w:r>
    </w:p>
    <w:p w14:paraId="244FC72B" w14:textId="57564E7C" w:rsidR="00BC6568" w:rsidRPr="00FA5CF5" w:rsidRDefault="009C1400" w:rsidP="002A2A4C">
      <w:pPr>
        <w:pStyle w:val="Prrafodelista"/>
        <w:numPr>
          <w:ilvl w:val="0"/>
          <w:numId w:val="2"/>
        </w:numPr>
        <w:rPr>
          <w:rFonts w:ascii="Times New Roman" w:hAnsi="Times New Roman" w:cs="Times New Roman"/>
        </w:rPr>
      </w:pPr>
      <w:r w:rsidRPr="00FA5CF5">
        <w:rPr>
          <w:rFonts w:ascii="Times New Roman" w:hAnsi="Times New Roman" w:cs="Times New Roman"/>
        </w:rPr>
        <w:t>Primeras instituciones dadas por amor</w:t>
      </w:r>
      <w:r w:rsidR="00B63847" w:rsidRPr="00FA5CF5">
        <w:rPr>
          <w:rFonts w:ascii="Times New Roman" w:hAnsi="Times New Roman" w:cs="Times New Roman"/>
        </w:rPr>
        <w:t xml:space="preserve"> y para que el hombre llegara a la cúspide de su </w:t>
      </w:r>
      <w:r w:rsidR="00771187" w:rsidRPr="00FA5CF5">
        <w:rPr>
          <w:rFonts w:ascii="Times New Roman" w:hAnsi="Times New Roman" w:cs="Times New Roman"/>
        </w:rPr>
        <w:t>plenitud”</w:t>
      </w:r>
      <w:r w:rsidRPr="00FA5CF5">
        <w:rPr>
          <w:rFonts w:ascii="Times New Roman" w:hAnsi="Times New Roman" w:cs="Times New Roman"/>
        </w:rPr>
        <w:t xml:space="preserve"> </w:t>
      </w:r>
      <w:r w:rsidR="00B63847" w:rsidRPr="00FA5CF5">
        <w:rPr>
          <w:rFonts w:ascii="Times New Roman" w:hAnsi="Times New Roman" w:cs="Times New Roman"/>
        </w:rPr>
        <w:t xml:space="preserve">Dios celebró la primera boda. De manera que la institución </w:t>
      </w:r>
      <w:r w:rsidR="005F7134" w:rsidRPr="00FA5CF5">
        <w:rPr>
          <w:rFonts w:ascii="Times New Roman" w:hAnsi="Times New Roman" w:cs="Times New Roman"/>
        </w:rPr>
        <w:t>del matrimonio</w:t>
      </w:r>
      <w:r w:rsidR="00B63847" w:rsidRPr="00FA5CF5">
        <w:rPr>
          <w:rFonts w:ascii="Times New Roman" w:hAnsi="Times New Roman" w:cs="Times New Roman"/>
        </w:rPr>
        <w:t xml:space="preserve"> tiene como su autor al Creador del universo</w:t>
      </w:r>
      <w:del w:id="54" w:author="Karen Elizabeth Clark Bonilla" w:date="2025-10-31T14:38:00Z" w16du:dateUtc="2025-10-31T20:38:00Z">
        <w:r w:rsidR="00B63847" w:rsidRPr="00FA5CF5" w:rsidDel="00CE3DB2">
          <w:rPr>
            <w:rFonts w:ascii="Times New Roman" w:hAnsi="Times New Roman" w:cs="Times New Roman"/>
          </w:rPr>
          <w:delText>”</w:delText>
        </w:r>
        <w:r w:rsidR="002F20A2" w:rsidRPr="00FA5CF5" w:rsidDel="00CE3DB2">
          <w:rPr>
            <w:rFonts w:ascii="Times New Roman" w:hAnsi="Times New Roman" w:cs="Times New Roman"/>
          </w:rPr>
          <w:delText xml:space="preserve"> </w:delText>
        </w:r>
        <w:r w:rsidR="005F13DC" w:rsidRPr="00FA5CF5" w:rsidDel="00CE3DB2">
          <w:rPr>
            <w:rFonts w:ascii="Times New Roman" w:hAnsi="Times New Roman" w:cs="Times New Roman"/>
          </w:rPr>
          <w:delText>”</w:delText>
        </w:r>
      </w:del>
      <w:ins w:id="55" w:author="Karen Elizabeth Clark Bonilla" w:date="2025-10-31T14:38:00Z" w16du:dateUtc="2025-10-31T20:38:00Z">
        <w:r w:rsidR="00CE3DB2" w:rsidRPr="00FA5CF5">
          <w:rPr>
            <w:rFonts w:ascii="Times New Roman" w:hAnsi="Times New Roman" w:cs="Times New Roman"/>
          </w:rPr>
          <w:t>””</w:t>
        </w:r>
      </w:ins>
      <w:r w:rsidR="005F13DC" w:rsidRPr="00FA5CF5">
        <w:rPr>
          <w:rFonts w:ascii="Times New Roman" w:hAnsi="Times New Roman" w:cs="Times New Roman"/>
        </w:rPr>
        <w:t xml:space="preserve"> Dios vio que el sábado era esencial para el hombre, aun en el paraíso</w:t>
      </w:r>
      <w:r w:rsidR="002F20A2" w:rsidRPr="00FA5CF5">
        <w:rPr>
          <w:rFonts w:ascii="Times New Roman" w:hAnsi="Times New Roman" w:cs="Times New Roman"/>
        </w:rPr>
        <w:t xml:space="preserve">” </w:t>
      </w:r>
    </w:p>
    <w:p w14:paraId="6D827E76" w14:textId="3B0938DE" w:rsidR="00B63847" w:rsidRPr="00FA5CF5" w:rsidRDefault="005F7134" w:rsidP="002A2A4C">
      <w:pPr>
        <w:pStyle w:val="Prrafodelista"/>
        <w:numPr>
          <w:ilvl w:val="0"/>
          <w:numId w:val="2"/>
        </w:numPr>
        <w:rPr>
          <w:rFonts w:ascii="Times New Roman" w:hAnsi="Times New Roman" w:cs="Times New Roman"/>
        </w:rPr>
      </w:pPr>
      <w:r w:rsidRPr="00FA5CF5">
        <w:rPr>
          <w:rFonts w:ascii="Times New Roman" w:hAnsi="Times New Roman" w:cs="Times New Roman"/>
        </w:rPr>
        <w:t xml:space="preserve">Trabajo al cual estaba destinado el hombre en el huerto del </w:t>
      </w:r>
      <w:r w:rsidR="003D53A2" w:rsidRPr="00FA5CF5">
        <w:rPr>
          <w:rFonts w:ascii="Times New Roman" w:hAnsi="Times New Roman" w:cs="Times New Roman"/>
        </w:rPr>
        <w:t>Edén</w:t>
      </w:r>
      <w:r w:rsidRPr="00FA5CF5">
        <w:rPr>
          <w:rFonts w:ascii="Times New Roman" w:hAnsi="Times New Roman" w:cs="Times New Roman"/>
        </w:rPr>
        <w:t xml:space="preserve"> “</w:t>
      </w:r>
      <w:r w:rsidR="00C439A1" w:rsidRPr="00FA5CF5">
        <w:rPr>
          <w:rFonts w:ascii="Times New Roman" w:hAnsi="Times New Roman" w:cs="Times New Roman"/>
        </w:rPr>
        <w:t>A los moradores del Edén se les encomendó el cuidado del huerto, para que lo labraran y lo guardasen. Su ocupación no era agotadora, sino agradable y vigorizadora”</w:t>
      </w:r>
    </w:p>
    <w:p w14:paraId="223AB466" w14:textId="692ECF28" w:rsidR="00C439A1" w:rsidRPr="00FA5CF5" w:rsidRDefault="00851900" w:rsidP="00C439A1">
      <w:pPr>
        <w:ind w:left="360"/>
        <w:rPr>
          <w:rFonts w:ascii="Times New Roman" w:hAnsi="Times New Roman" w:cs="Times New Roman"/>
        </w:rPr>
      </w:pPr>
      <w:r w:rsidRPr="00FA5CF5">
        <w:rPr>
          <w:rFonts w:ascii="Times New Roman" w:hAnsi="Times New Roman" w:cs="Times New Roman"/>
        </w:rPr>
        <w:t>Ideas principales</w:t>
      </w:r>
    </w:p>
    <w:p w14:paraId="58CF7864" w14:textId="38C546D4" w:rsidR="00E942E0" w:rsidRPr="00FA5CF5" w:rsidRDefault="00851900" w:rsidP="00E942E0">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perfección del ser humano al ser creado </w:t>
      </w:r>
    </w:p>
    <w:p w14:paraId="0CBC2FF9" w14:textId="30BCBDB8" w:rsidR="00E942E0" w:rsidRPr="00FA5CF5" w:rsidRDefault="00E942E0" w:rsidP="00E942E0">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pensando en cada rasgo del ser y ambiente para hacer feliz al hombre </w:t>
      </w:r>
    </w:p>
    <w:p w14:paraId="157584D2" w14:textId="2E2B9048" w:rsidR="00E942E0" w:rsidRPr="00FA5CF5" w:rsidRDefault="0060676B" w:rsidP="00E942E0">
      <w:pPr>
        <w:pStyle w:val="Prrafodelista"/>
        <w:numPr>
          <w:ilvl w:val="0"/>
          <w:numId w:val="2"/>
        </w:numPr>
        <w:rPr>
          <w:rFonts w:ascii="Times New Roman" w:hAnsi="Times New Roman" w:cs="Times New Roman"/>
        </w:rPr>
      </w:pPr>
      <w:r w:rsidRPr="00FA5CF5">
        <w:rPr>
          <w:rFonts w:ascii="Times New Roman" w:hAnsi="Times New Roman" w:cs="Times New Roman"/>
        </w:rPr>
        <w:t xml:space="preserve">Plenitud y armonía al seguir el plan original (guardar el día </w:t>
      </w:r>
      <w:del w:id="56" w:author="Karen Elizabeth Clark Bonilla" w:date="2025-10-31T14:35:00Z" w16du:dateUtc="2025-10-31T20:35:00Z">
        <w:r w:rsidRPr="00FA5CF5" w:rsidDel="00393729">
          <w:rPr>
            <w:rFonts w:ascii="Times New Roman" w:hAnsi="Times New Roman" w:cs="Times New Roman"/>
          </w:rPr>
          <w:delText>sábado ,</w:delText>
        </w:r>
      </w:del>
      <w:ins w:id="57" w:author="Karen Elizabeth Clark Bonilla" w:date="2025-10-31T14:35:00Z" w16du:dateUtc="2025-10-31T20:35:00Z">
        <w:r w:rsidR="00393729" w:rsidRPr="00FA5CF5">
          <w:rPr>
            <w:rFonts w:ascii="Times New Roman" w:hAnsi="Times New Roman" w:cs="Times New Roman"/>
          </w:rPr>
          <w:t>sábado,</w:t>
        </w:r>
      </w:ins>
      <w:r w:rsidRPr="00FA5CF5">
        <w:rPr>
          <w:rFonts w:ascii="Times New Roman" w:hAnsi="Times New Roman" w:cs="Times New Roman"/>
        </w:rPr>
        <w:t xml:space="preserve"> </w:t>
      </w:r>
      <w:r w:rsidR="00BA1182" w:rsidRPr="00FA5CF5">
        <w:rPr>
          <w:rFonts w:ascii="Times New Roman" w:hAnsi="Times New Roman" w:cs="Times New Roman"/>
        </w:rPr>
        <w:t xml:space="preserve">honrar el </w:t>
      </w:r>
      <w:del w:id="58" w:author="Karen Elizabeth Clark Bonilla" w:date="2025-10-31T14:35:00Z" w16du:dateUtc="2025-10-31T20:35:00Z">
        <w:r w:rsidR="00BA1182" w:rsidRPr="00FA5CF5" w:rsidDel="00393729">
          <w:rPr>
            <w:rFonts w:ascii="Times New Roman" w:hAnsi="Times New Roman" w:cs="Times New Roman"/>
          </w:rPr>
          <w:delText>matrimonio ,</w:delText>
        </w:r>
      </w:del>
      <w:ins w:id="59" w:author="Karen Elizabeth Clark Bonilla" w:date="2025-10-31T14:35:00Z" w16du:dateUtc="2025-10-31T20:35:00Z">
        <w:r w:rsidR="00393729" w:rsidRPr="00FA5CF5">
          <w:rPr>
            <w:rFonts w:ascii="Times New Roman" w:hAnsi="Times New Roman" w:cs="Times New Roman"/>
          </w:rPr>
          <w:t>matrimonio,</w:t>
        </w:r>
      </w:ins>
      <w:r w:rsidR="00BA1182" w:rsidRPr="00FA5CF5">
        <w:rPr>
          <w:rFonts w:ascii="Times New Roman" w:hAnsi="Times New Roman" w:cs="Times New Roman"/>
        </w:rPr>
        <w:t xml:space="preserve"> </w:t>
      </w:r>
      <w:del w:id="60" w:author="Karen Elizabeth Clark Bonilla" w:date="2025-10-31T14:37:00Z" w16du:dateUtc="2025-10-31T20:37:00Z">
        <w:r w:rsidR="00BA1182" w:rsidRPr="00FA5CF5" w:rsidDel="00CE3DB2">
          <w:rPr>
            <w:rFonts w:ascii="Times New Roman" w:hAnsi="Times New Roman" w:cs="Times New Roman"/>
          </w:rPr>
          <w:delText>alimentacion</w:delText>
        </w:r>
      </w:del>
      <w:ins w:id="61" w:author="Karen Elizabeth Clark Bonilla" w:date="2025-10-31T14:37:00Z" w16du:dateUtc="2025-10-31T20:37:00Z">
        <w:r w:rsidR="00CE3DB2" w:rsidRPr="00FA5CF5">
          <w:rPr>
            <w:rFonts w:ascii="Times New Roman" w:hAnsi="Times New Roman" w:cs="Times New Roman"/>
          </w:rPr>
          <w:t>alimentación</w:t>
        </w:r>
      </w:ins>
      <w:r w:rsidR="00BA1182" w:rsidRPr="00FA5CF5">
        <w:rPr>
          <w:rFonts w:ascii="Times New Roman" w:hAnsi="Times New Roman" w:cs="Times New Roman"/>
        </w:rPr>
        <w:t xml:space="preserve"> </w:t>
      </w:r>
      <w:del w:id="62" w:author="Karen Elizabeth Clark Bonilla" w:date="2025-10-31T14:35:00Z" w16du:dateUtc="2025-10-31T20:35:00Z">
        <w:r w:rsidR="00BA1182" w:rsidRPr="00FA5CF5" w:rsidDel="00393729">
          <w:rPr>
            <w:rFonts w:ascii="Times New Roman" w:hAnsi="Times New Roman" w:cs="Times New Roman"/>
          </w:rPr>
          <w:delText>saludable ,</w:delText>
        </w:r>
      </w:del>
      <w:ins w:id="63" w:author="Karen Elizabeth Clark Bonilla" w:date="2025-10-31T14:35:00Z" w16du:dateUtc="2025-10-31T20:35:00Z">
        <w:r w:rsidR="00393729" w:rsidRPr="00FA5CF5">
          <w:rPr>
            <w:rFonts w:ascii="Times New Roman" w:hAnsi="Times New Roman" w:cs="Times New Roman"/>
          </w:rPr>
          <w:t>saludable,</w:t>
        </w:r>
      </w:ins>
      <w:r w:rsidR="00BA1182" w:rsidRPr="00FA5CF5">
        <w:rPr>
          <w:rFonts w:ascii="Times New Roman" w:hAnsi="Times New Roman" w:cs="Times New Roman"/>
        </w:rPr>
        <w:t xml:space="preserve"> </w:t>
      </w:r>
      <w:r w:rsidR="002814B7" w:rsidRPr="00FA5CF5">
        <w:rPr>
          <w:rFonts w:ascii="Times New Roman" w:hAnsi="Times New Roman" w:cs="Times New Roman"/>
        </w:rPr>
        <w:t>trabajo pleno)</w:t>
      </w:r>
    </w:p>
    <w:p w14:paraId="465792AD" w14:textId="34622191" w:rsidR="002814B7" w:rsidRPr="00FA5CF5" w:rsidRDefault="002814B7" w:rsidP="002814B7">
      <w:pPr>
        <w:ind w:left="360"/>
        <w:rPr>
          <w:rFonts w:ascii="Times New Roman" w:hAnsi="Times New Roman" w:cs="Times New Roman"/>
        </w:rPr>
      </w:pPr>
      <w:r w:rsidRPr="00FA5CF5">
        <w:rPr>
          <w:rFonts w:ascii="Times New Roman" w:hAnsi="Times New Roman" w:cs="Times New Roman"/>
        </w:rPr>
        <w:lastRenderedPageBreak/>
        <w:t xml:space="preserve">Ideas secundarias </w:t>
      </w:r>
    </w:p>
    <w:p w14:paraId="4AACAB27" w14:textId="50681A54" w:rsidR="002814B7" w:rsidRPr="00FA5CF5" w:rsidRDefault="003D3D63" w:rsidP="002814B7">
      <w:pPr>
        <w:pStyle w:val="Prrafodelista"/>
        <w:numPr>
          <w:ilvl w:val="0"/>
          <w:numId w:val="2"/>
        </w:numPr>
        <w:rPr>
          <w:rFonts w:ascii="Times New Roman" w:hAnsi="Times New Roman" w:cs="Times New Roman"/>
        </w:rPr>
      </w:pPr>
      <w:r w:rsidRPr="00FA5CF5">
        <w:rPr>
          <w:rFonts w:ascii="Times New Roman" w:hAnsi="Times New Roman" w:cs="Times New Roman"/>
        </w:rPr>
        <w:t xml:space="preserve">Degradación actual del ser humano </w:t>
      </w:r>
    </w:p>
    <w:p w14:paraId="0BE7FDD9" w14:textId="34CEDF48" w:rsidR="008C1450" w:rsidRPr="00FA5CF5" w:rsidRDefault="008C1450" w:rsidP="008C1450">
      <w:pPr>
        <w:pStyle w:val="Prrafodelista"/>
        <w:numPr>
          <w:ilvl w:val="0"/>
          <w:numId w:val="2"/>
        </w:numPr>
        <w:rPr>
          <w:rFonts w:ascii="Times New Roman" w:hAnsi="Times New Roman" w:cs="Times New Roman"/>
        </w:rPr>
      </w:pPr>
      <w:r w:rsidRPr="00FA5CF5">
        <w:rPr>
          <w:rFonts w:ascii="Times New Roman" w:hAnsi="Times New Roman" w:cs="Times New Roman"/>
        </w:rPr>
        <w:t xml:space="preserve">Nuestros primeros padres como encargados de cosas esenciales (tales como Adán al nombrar a los </w:t>
      </w:r>
      <w:del w:id="64" w:author="Karen Elizabeth Clark Bonilla" w:date="2025-10-31T14:35:00Z" w16du:dateUtc="2025-10-31T20:35:00Z">
        <w:r w:rsidRPr="00FA5CF5" w:rsidDel="00393729">
          <w:rPr>
            <w:rFonts w:ascii="Times New Roman" w:hAnsi="Times New Roman" w:cs="Times New Roman"/>
          </w:rPr>
          <w:delText>animales )</w:delText>
        </w:r>
      </w:del>
      <w:ins w:id="65" w:author="Karen Elizabeth Clark Bonilla" w:date="2025-10-31T14:35:00Z" w16du:dateUtc="2025-10-31T20:35:00Z">
        <w:r w:rsidR="00393729" w:rsidRPr="00FA5CF5">
          <w:rPr>
            <w:rFonts w:ascii="Times New Roman" w:hAnsi="Times New Roman" w:cs="Times New Roman"/>
          </w:rPr>
          <w:t>animales)</w:t>
        </w:r>
      </w:ins>
    </w:p>
    <w:p w14:paraId="0199A86A" w14:textId="6C0587F9" w:rsidR="008C1450" w:rsidRPr="00FA5CF5" w:rsidRDefault="00724213" w:rsidP="008C1450">
      <w:pPr>
        <w:pStyle w:val="Prrafodelista"/>
        <w:numPr>
          <w:ilvl w:val="0"/>
          <w:numId w:val="2"/>
        </w:numPr>
        <w:rPr>
          <w:rFonts w:ascii="Times New Roman" w:hAnsi="Times New Roman" w:cs="Times New Roman"/>
        </w:rPr>
      </w:pPr>
      <w:r w:rsidRPr="00FA5CF5">
        <w:rPr>
          <w:rFonts w:ascii="Times New Roman" w:hAnsi="Times New Roman" w:cs="Times New Roman"/>
        </w:rPr>
        <w:t xml:space="preserve">Estudio constante sobre </w:t>
      </w:r>
      <w:del w:id="66" w:author="Karen Elizabeth Clark Bonilla" w:date="2025-10-31T14:35:00Z" w16du:dateUtc="2025-10-31T20:35:00Z">
        <w:r w:rsidRPr="00FA5CF5" w:rsidDel="00393729">
          <w:rPr>
            <w:rFonts w:ascii="Times New Roman" w:hAnsi="Times New Roman" w:cs="Times New Roman"/>
          </w:rPr>
          <w:delText>Dios ,</w:delText>
        </w:r>
      </w:del>
      <w:ins w:id="67" w:author="Karen Elizabeth Clark Bonilla" w:date="2025-10-31T14:35:00Z" w16du:dateUtc="2025-10-31T20:35:00Z">
        <w:r w:rsidR="00393729" w:rsidRPr="00FA5CF5">
          <w:rPr>
            <w:rFonts w:ascii="Times New Roman" w:hAnsi="Times New Roman" w:cs="Times New Roman"/>
          </w:rPr>
          <w:t>Dios,</w:t>
        </w:r>
      </w:ins>
      <w:r w:rsidRPr="00FA5CF5">
        <w:rPr>
          <w:rFonts w:ascii="Times New Roman" w:hAnsi="Times New Roman" w:cs="Times New Roman"/>
        </w:rPr>
        <w:t xml:space="preserve"> su amor y creación de las personas que le aman </w:t>
      </w:r>
    </w:p>
    <w:p w14:paraId="7F60909F" w14:textId="3A5E9361" w:rsidR="00724213" w:rsidRPr="00FA5CF5" w:rsidRDefault="00B72205" w:rsidP="00724213">
      <w:pPr>
        <w:ind w:left="360"/>
        <w:rPr>
          <w:rFonts w:ascii="Times New Roman" w:hAnsi="Times New Roman" w:cs="Times New Roman"/>
        </w:rPr>
      </w:pPr>
      <w:r w:rsidRPr="00FA5CF5">
        <w:rPr>
          <w:rFonts w:ascii="Times New Roman" w:hAnsi="Times New Roman" w:cs="Times New Roman"/>
        </w:rPr>
        <w:t xml:space="preserve">Argumento </w:t>
      </w:r>
    </w:p>
    <w:p w14:paraId="55C5923C" w14:textId="53E44FF7" w:rsidR="00B72205" w:rsidRPr="00FA5CF5" w:rsidRDefault="00FE5A29" w:rsidP="003D445E">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hace todo </w:t>
      </w:r>
      <w:del w:id="68" w:author="Karen Elizabeth Clark Bonilla" w:date="2025-10-31T14:35:00Z" w16du:dateUtc="2025-10-31T20:35:00Z">
        <w:r w:rsidRPr="00FA5CF5" w:rsidDel="00393729">
          <w:rPr>
            <w:rFonts w:ascii="Times New Roman" w:hAnsi="Times New Roman" w:cs="Times New Roman"/>
          </w:rPr>
          <w:delText>perfecto ,</w:delText>
        </w:r>
      </w:del>
      <w:ins w:id="69" w:author="Karen Elizabeth Clark Bonilla" w:date="2025-10-31T14:35:00Z" w16du:dateUtc="2025-10-31T20:35:00Z">
        <w:r w:rsidR="00393729" w:rsidRPr="00FA5CF5">
          <w:rPr>
            <w:rFonts w:ascii="Times New Roman" w:hAnsi="Times New Roman" w:cs="Times New Roman"/>
          </w:rPr>
          <w:t>perfecto,</w:t>
        </w:r>
      </w:ins>
      <w:r w:rsidRPr="00FA5CF5">
        <w:rPr>
          <w:rFonts w:ascii="Times New Roman" w:hAnsi="Times New Roman" w:cs="Times New Roman"/>
        </w:rPr>
        <w:t xml:space="preserve"> es detallista y pensó en cada milímetro de nuestra tierra y de nuestros padres porque </w:t>
      </w:r>
      <w:r w:rsidR="00CF7AEA" w:rsidRPr="00FA5CF5">
        <w:rPr>
          <w:rFonts w:ascii="Times New Roman" w:hAnsi="Times New Roman" w:cs="Times New Roman"/>
        </w:rPr>
        <w:t>“Cuando salió de las manos del Creador, la tierra era sumamente hermosa” así también “</w:t>
      </w:r>
      <w:r w:rsidR="00C60C57" w:rsidRPr="00FA5CF5">
        <w:rPr>
          <w:rFonts w:ascii="Times New Roman" w:hAnsi="Times New Roman" w:cs="Times New Roman"/>
        </w:rPr>
        <w:t>Cuando el hombre salió de las manos de su Creador, era de elevada estatura y perfecta simetría</w:t>
      </w:r>
      <w:r w:rsidR="00DB0A40" w:rsidRPr="00FA5CF5">
        <w:rPr>
          <w:rFonts w:ascii="Times New Roman" w:hAnsi="Times New Roman" w:cs="Times New Roman"/>
        </w:rPr>
        <w:t>”</w:t>
      </w:r>
    </w:p>
    <w:p w14:paraId="77EAD99C" w14:textId="59DD8DB1" w:rsidR="003D445E" w:rsidRPr="00FA5CF5" w:rsidRDefault="002B1433" w:rsidP="003D445E">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matrimonio es tan importante que fue una de las primeras instituciones dadas a nuestros </w:t>
      </w:r>
      <w:del w:id="70" w:author="Karen Elizabeth Clark Bonilla" w:date="2025-10-31T14:35:00Z" w16du:dateUtc="2025-10-31T20:35:00Z">
        <w:r w:rsidRPr="00FA5CF5" w:rsidDel="00393729">
          <w:rPr>
            <w:rFonts w:ascii="Times New Roman" w:hAnsi="Times New Roman" w:cs="Times New Roman"/>
          </w:rPr>
          <w:delText>padres ,</w:delText>
        </w:r>
      </w:del>
      <w:ins w:id="71" w:author="Karen Elizabeth Clark Bonilla" w:date="2025-10-31T14:35:00Z" w16du:dateUtc="2025-10-31T20:35:00Z">
        <w:r w:rsidR="00393729" w:rsidRPr="00FA5CF5">
          <w:rPr>
            <w:rFonts w:ascii="Times New Roman" w:hAnsi="Times New Roman" w:cs="Times New Roman"/>
          </w:rPr>
          <w:t>padres,</w:t>
        </w:r>
      </w:ins>
      <w:r w:rsidRPr="00FA5CF5">
        <w:rPr>
          <w:rFonts w:ascii="Times New Roman" w:hAnsi="Times New Roman" w:cs="Times New Roman"/>
        </w:rPr>
        <w:t xml:space="preserve"> fueron presentados y </w:t>
      </w:r>
      <w:del w:id="72" w:author="Karen Elizabeth Clark Bonilla" w:date="2025-10-31T14:38:00Z" w16du:dateUtc="2025-10-31T20:38:00Z">
        <w:r w:rsidRPr="00FA5CF5" w:rsidDel="00CE3DB2">
          <w:rPr>
            <w:rFonts w:ascii="Times New Roman" w:hAnsi="Times New Roman" w:cs="Times New Roman"/>
          </w:rPr>
          <w:delText>casados ,</w:delText>
        </w:r>
      </w:del>
      <w:ins w:id="73" w:author="Karen Elizabeth Clark Bonilla" w:date="2025-10-31T14:38:00Z" w16du:dateUtc="2025-10-31T20:38:00Z">
        <w:r w:rsidR="00CE3DB2" w:rsidRPr="00FA5CF5">
          <w:rPr>
            <w:rFonts w:ascii="Times New Roman" w:hAnsi="Times New Roman" w:cs="Times New Roman"/>
          </w:rPr>
          <w:t>casados,</w:t>
        </w:r>
      </w:ins>
      <w:r w:rsidRPr="00FA5CF5">
        <w:rPr>
          <w:rFonts w:ascii="Times New Roman" w:hAnsi="Times New Roman" w:cs="Times New Roman"/>
        </w:rPr>
        <w:t xml:space="preserve"> aunque suene controversial porque explícitamente nos menciona </w:t>
      </w:r>
      <w:r w:rsidR="007A3485" w:rsidRPr="00FA5CF5">
        <w:rPr>
          <w:rFonts w:ascii="Times New Roman" w:hAnsi="Times New Roman" w:cs="Times New Roman"/>
        </w:rPr>
        <w:t xml:space="preserve">“o. “Honroso es en </w:t>
      </w:r>
      <w:del w:id="74" w:author="Karen Elizabeth Clark Bonilla" w:date="2025-10-31T14:38:00Z" w16du:dateUtc="2025-10-31T20:38:00Z">
        <w:r w:rsidR="007A3485" w:rsidRPr="00FA5CF5" w:rsidDel="006029E4">
          <w:rPr>
            <w:rFonts w:ascii="Times New Roman" w:hAnsi="Times New Roman" w:cs="Times New Roman"/>
          </w:rPr>
          <w:delText>todos el matrimonio</w:delText>
        </w:r>
      </w:del>
      <w:ins w:id="75" w:author="Karen Elizabeth Clark Bonilla" w:date="2025-10-31T14:38:00Z" w16du:dateUtc="2025-10-31T20:38:00Z">
        <w:r w:rsidR="006029E4" w:rsidRPr="00FA5CF5">
          <w:rPr>
            <w:rFonts w:ascii="Times New Roman" w:hAnsi="Times New Roman" w:cs="Times New Roman"/>
          </w:rPr>
          <w:t>todos los matrimonios</w:t>
        </w:r>
      </w:ins>
      <w:r w:rsidR="007A3485" w:rsidRPr="00FA5CF5">
        <w:rPr>
          <w:rFonts w:ascii="Times New Roman" w:hAnsi="Times New Roman" w:cs="Times New Roman"/>
        </w:rPr>
        <w:t>”. Hebreos 13:4. Fue una de las primeras dádivas de Dios al hombre, y es una de las dos instituciones que, después de la caída, llevó Adán consigo al salir del paraíso. Cuando se reconocen y obedecen los principios divinos en esta materia, el matrimonio es una bendición: salvaguarda la felicidad y la pureza de la raza, satisface las necesidades sociales del hombre y eleva su naturaleza física, intelectual y moral”</w:t>
      </w:r>
    </w:p>
    <w:p w14:paraId="7410591E" w14:textId="111E2F8F" w:rsidR="007A3485" w:rsidRPr="00FA5CF5" w:rsidRDefault="000A5C37" w:rsidP="003D445E">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w:t>
      </w:r>
      <w:del w:id="76" w:author="Karen Elizabeth Clark Bonilla" w:date="2025-10-31T14:38:00Z" w16du:dateUtc="2025-10-31T20:38:00Z">
        <w:r w:rsidRPr="00FA5CF5" w:rsidDel="006029E4">
          <w:rPr>
            <w:rFonts w:ascii="Times New Roman" w:hAnsi="Times New Roman" w:cs="Times New Roman"/>
          </w:rPr>
          <w:delText>día sábado</w:delText>
        </w:r>
      </w:del>
      <w:ins w:id="77" w:author="Karen Elizabeth Clark Bonilla" w:date="2025-10-31T14:38:00Z" w16du:dateUtc="2025-10-31T20:38:00Z">
        <w:r w:rsidR="006029E4" w:rsidRPr="00FA5CF5">
          <w:rPr>
            <w:rFonts w:ascii="Times New Roman" w:hAnsi="Times New Roman" w:cs="Times New Roman"/>
          </w:rPr>
          <w:t>sábado</w:t>
        </w:r>
      </w:ins>
      <w:r w:rsidRPr="00FA5CF5">
        <w:rPr>
          <w:rFonts w:ascii="Times New Roman" w:hAnsi="Times New Roman" w:cs="Times New Roman"/>
        </w:rPr>
        <w:t xml:space="preserve"> es tan importante que aun cuando todo era </w:t>
      </w:r>
      <w:r w:rsidR="009C171A" w:rsidRPr="00FA5CF5">
        <w:rPr>
          <w:rFonts w:ascii="Times New Roman" w:hAnsi="Times New Roman" w:cs="Times New Roman"/>
        </w:rPr>
        <w:t>felicidad,</w:t>
      </w:r>
      <w:r w:rsidRPr="00FA5CF5">
        <w:rPr>
          <w:rFonts w:ascii="Times New Roman" w:hAnsi="Times New Roman" w:cs="Times New Roman"/>
        </w:rPr>
        <w:t xml:space="preserve"> el cansancio no existía y el ser humano estaba en constante </w:t>
      </w:r>
      <w:r w:rsidR="00EE43D3" w:rsidRPr="00FA5CF5">
        <w:rPr>
          <w:rFonts w:ascii="Times New Roman" w:hAnsi="Times New Roman" w:cs="Times New Roman"/>
        </w:rPr>
        <w:t xml:space="preserve">comunión con </w:t>
      </w:r>
      <w:del w:id="78" w:author="Karen Elizabeth Clark Bonilla" w:date="2025-10-31T14:38:00Z" w16du:dateUtc="2025-10-31T20:38:00Z">
        <w:r w:rsidR="00EE43D3" w:rsidRPr="00FA5CF5" w:rsidDel="006029E4">
          <w:rPr>
            <w:rFonts w:ascii="Times New Roman" w:hAnsi="Times New Roman" w:cs="Times New Roman"/>
          </w:rPr>
          <w:delText>Dios ,</w:delText>
        </w:r>
      </w:del>
      <w:ins w:id="79" w:author="Karen Elizabeth Clark Bonilla" w:date="2025-10-31T14:38:00Z" w16du:dateUtc="2025-10-31T20:38:00Z">
        <w:r w:rsidR="006029E4" w:rsidRPr="00FA5CF5">
          <w:rPr>
            <w:rFonts w:ascii="Times New Roman" w:hAnsi="Times New Roman" w:cs="Times New Roman"/>
          </w:rPr>
          <w:t>Dios,</w:t>
        </w:r>
      </w:ins>
      <w:r w:rsidR="00EE43D3" w:rsidRPr="00FA5CF5">
        <w:rPr>
          <w:rFonts w:ascii="Times New Roman" w:hAnsi="Times New Roman" w:cs="Times New Roman"/>
        </w:rPr>
        <w:t xml:space="preserve"> les fue </w:t>
      </w:r>
      <w:del w:id="80" w:author="Karen Elizabeth Clark Bonilla" w:date="2025-10-31T14:38:00Z" w16du:dateUtc="2025-10-31T20:38:00Z">
        <w:r w:rsidR="00EE43D3" w:rsidRPr="00FA5CF5" w:rsidDel="006029E4">
          <w:rPr>
            <w:rFonts w:ascii="Times New Roman" w:hAnsi="Times New Roman" w:cs="Times New Roman"/>
          </w:rPr>
          <w:delText>dado :</w:delText>
        </w:r>
      </w:del>
      <w:ins w:id="81" w:author="Karen Elizabeth Clark Bonilla" w:date="2025-10-31T14:38:00Z" w16du:dateUtc="2025-10-31T20:38:00Z">
        <w:r w:rsidR="006029E4" w:rsidRPr="00FA5CF5">
          <w:rPr>
            <w:rFonts w:ascii="Times New Roman" w:hAnsi="Times New Roman" w:cs="Times New Roman"/>
          </w:rPr>
          <w:t>dado:</w:t>
        </w:r>
      </w:ins>
      <w:r w:rsidR="00EE43D3" w:rsidRPr="00FA5CF5">
        <w:rPr>
          <w:rFonts w:ascii="Times New Roman" w:hAnsi="Times New Roman" w:cs="Times New Roman"/>
        </w:rPr>
        <w:t xml:space="preserve"> </w:t>
      </w:r>
      <w:r w:rsidR="00977D58" w:rsidRPr="00FA5CF5">
        <w:rPr>
          <w:rFonts w:ascii="Times New Roman" w:hAnsi="Times New Roman" w:cs="Times New Roman"/>
        </w:rPr>
        <w:t>“a. El sábado fue confiado y entregado a Adán, padre y representante de toda la familia humana. Su observancia había de ser un acto de agradecido reconocimiento de parte de todos los que habitasen la tierra, de que Dios era su Creador y su legítimo soberano, de que ellos eran la obra de sus manos y los súbditos de su autoridad. De esa manera la institución del sábado era enteramente conmemorativa, y fue dada para toda la humanidad”</w:t>
      </w:r>
    </w:p>
    <w:p w14:paraId="3590CB3A" w14:textId="77777777" w:rsidR="009C171A" w:rsidRPr="00FA5CF5" w:rsidRDefault="009C171A" w:rsidP="009C171A">
      <w:pPr>
        <w:rPr>
          <w:rFonts w:ascii="Times New Roman" w:hAnsi="Times New Roman" w:cs="Times New Roman"/>
        </w:rPr>
      </w:pPr>
    </w:p>
    <w:p w14:paraId="6E15C165" w14:textId="77777777" w:rsidR="009C171A" w:rsidRPr="00FA5CF5" w:rsidRDefault="009C171A" w:rsidP="009C171A">
      <w:pPr>
        <w:rPr>
          <w:rFonts w:ascii="Times New Roman" w:hAnsi="Times New Roman" w:cs="Times New Roman"/>
        </w:rPr>
      </w:pPr>
    </w:p>
    <w:p w14:paraId="1AFD144B" w14:textId="77777777" w:rsidR="009C171A" w:rsidRPr="00FA5CF5" w:rsidRDefault="009C171A" w:rsidP="009C171A">
      <w:pPr>
        <w:rPr>
          <w:rFonts w:ascii="Times New Roman" w:hAnsi="Times New Roman" w:cs="Times New Roman"/>
        </w:rPr>
      </w:pPr>
    </w:p>
    <w:p w14:paraId="7820EA47" w14:textId="77777777" w:rsidR="009C171A" w:rsidRPr="00FA5CF5" w:rsidRDefault="009C171A" w:rsidP="009C171A">
      <w:pPr>
        <w:rPr>
          <w:rFonts w:ascii="Times New Roman" w:hAnsi="Times New Roman" w:cs="Times New Roman"/>
        </w:rPr>
      </w:pPr>
    </w:p>
    <w:p w14:paraId="2739548B" w14:textId="77777777" w:rsidR="009C171A" w:rsidRPr="00FA5CF5" w:rsidRDefault="009C171A" w:rsidP="009C171A">
      <w:pPr>
        <w:rPr>
          <w:rFonts w:ascii="Times New Roman" w:hAnsi="Times New Roman" w:cs="Times New Roman"/>
        </w:rPr>
      </w:pPr>
    </w:p>
    <w:p w14:paraId="3FA150E4" w14:textId="77777777" w:rsidR="009C171A" w:rsidRPr="00FA5CF5" w:rsidRDefault="009C171A" w:rsidP="009C171A">
      <w:pPr>
        <w:rPr>
          <w:rFonts w:ascii="Times New Roman" w:hAnsi="Times New Roman" w:cs="Times New Roman"/>
        </w:rPr>
      </w:pPr>
    </w:p>
    <w:p w14:paraId="3314DB19" w14:textId="77777777" w:rsidR="009C171A" w:rsidRPr="00FA5CF5" w:rsidRDefault="009C171A" w:rsidP="009C171A">
      <w:pPr>
        <w:rPr>
          <w:rFonts w:ascii="Times New Roman" w:hAnsi="Times New Roman" w:cs="Times New Roman"/>
        </w:rPr>
      </w:pPr>
    </w:p>
    <w:p w14:paraId="495862A0" w14:textId="77777777" w:rsidR="009C171A" w:rsidRPr="00FA5CF5" w:rsidRDefault="009C171A" w:rsidP="009C171A">
      <w:pPr>
        <w:rPr>
          <w:rFonts w:ascii="Times New Roman" w:hAnsi="Times New Roman" w:cs="Times New Roman"/>
        </w:rPr>
      </w:pPr>
    </w:p>
    <w:p w14:paraId="65EAF426" w14:textId="77777777" w:rsidR="009C171A" w:rsidRPr="00FA5CF5" w:rsidRDefault="009C171A" w:rsidP="009C171A">
      <w:pPr>
        <w:rPr>
          <w:rFonts w:ascii="Times New Roman" w:hAnsi="Times New Roman" w:cs="Times New Roman"/>
        </w:rPr>
      </w:pPr>
    </w:p>
    <w:p w14:paraId="3A2CF296" w14:textId="77777777" w:rsidR="009C171A" w:rsidRPr="00FA5CF5" w:rsidRDefault="009C171A" w:rsidP="009C171A">
      <w:pPr>
        <w:rPr>
          <w:rFonts w:ascii="Times New Roman" w:hAnsi="Times New Roman" w:cs="Times New Roman"/>
        </w:rPr>
      </w:pPr>
    </w:p>
    <w:p w14:paraId="1F584025" w14:textId="77777777" w:rsidR="009C171A" w:rsidRPr="00FA5CF5" w:rsidRDefault="009C171A" w:rsidP="009C171A">
      <w:pPr>
        <w:rPr>
          <w:rFonts w:ascii="Times New Roman" w:hAnsi="Times New Roman" w:cs="Times New Roman"/>
        </w:rPr>
      </w:pPr>
    </w:p>
    <w:p w14:paraId="02E61B3F" w14:textId="77777777" w:rsidR="002C6689" w:rsidRPr="00FA5CF5" w:rsidRDefault="002C6689" w:rsidP="009C171A">
      <w:pPr>
        <w:rPr>
          <w:rFonts w:ascii="Times New Roman" w:hAnsi="Times New Roman" w:cs="Times New Roman"/>
        </w:rPr>
      </w:pPr>
      <w:r w:rsidRPr="00FA5CF5">
        <w:rPr>
          <w:rFonts w:ascii="Times New Roman" w:hAnsi="Times New Roman" w:cs="Times New Roman"/>
        </w:rPr>
        <w:t xml:space="preserve">                                                              Análisis</w:t>
      </w:r>
    </w:p>
    <w:p w14:paraId="06E4A1D0" w14:textId="77777777" w:rsidR="002C6689" w:rsidRPr="00FA5CF5" w:rsidRDefault="002C6689" w:rsidP="009C171A">
      <w:pPr>
        <w:rPr>
          <w:rFonts w:ascii="Times New Roman" w:hAnsi="Times New Roman" w:cs="Times New Roman"/>
        </w:rPr>
      </w:pPr>
    </w:p>
    <w:p w14:paraId="34C3F83A" w14:textId="77777777" w:rsidR="002C6689" w:rsidRPr="00FA5CF5" w:rsidRDefault="002C6689" w:rsidP="009C171A">
      <w:pPr>
        <w:rPr>
          <w:rFonts w:ascii="Times New Roman" w:hAnsi="Times New Roman" w:cs="Times New Roman"/>
        </w:rPr>
      </w:pPr>
      <w:r w:rsidRPr="00FA5CF5">
        <w:rPr>
          <w:rFonts w:ascii="Times New Roman" w:hAnsi="Times New Roman" w:cs="Times New Roman"/>
        </w:rPr>
        <w:t xml:space="preserve">Aspectos relevantes del texto </w:t>
      </w:r>
    </w:p>
    <w:p w14:paraId="5C6CFBF4" w14:textId="77777777" w:rsidR="002C6689" w:rsidRPr="00FA5CF5" w:rsidRDefault="002C6689" w:rsidP="002C6689">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hombre no fue totalmente feliz hasta tener su ayuda idónea </w:t>
      </w:r>
    </w:p>
    <w:p w14:paraId="7129AB02" w14:textId="77777777" w:rsidR="004C6714" w:rsidRPr="00FA5CF5" w:rsidRDefault="004C6714" w:rsidP="002C6689">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mismo les mostraba y enseñaba cada aspecto </w:t>
      </w:r>
    </w:p>
    <w:p w14:paraId="0F40DF73" w14:textId="77777777" w:rsidR="007E1A62" w:rsidRPr="00FA5CF5" w:rsidRDefault="004C6714" w:rsidP="007E1A62">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fidelidad trae paz </w:t>
      </w:r>
    </w:p>
    <w:p w14:paraId="1C26640E" w14:textId="4C0FAE12" w:rsidR="007E1A62" w:rsidRPr="00FA5CF5" w:rsidRDefault="007E1A62" w:rsidP="007E1A62">
      <w:pPr>
        <w:rPr>
          <w:rFonts w:ascii="Times New Roman" w:hAnsi="Times New Roman" w:cs="Times New Roman"/>
        </w:rPr>
      </w:pPr>
      <w:del w:id="82" w:author="Karen Elizabeth Clark Bonilla" w:date="2025-10-31T14:38:00Z" w16du:dateUtc="2025-10-31T20:38:00Z">
        <w:r w:rsidRPr="00FA5CF5" w:rsidDel="006029E4">
          <w:rPr>
            <w:rFonts w:ascii="Times New Roman" w:hAnsi="Times New Roman" w:cs="Times New Roman"/>
          </w:rPr>
          <w:delText>Opinión personal</w:delText>
        </w:r>
      </w:del>
      <w:ins w:id="83" w:author="Karen Elizabeth Clark Bonilla" w:date="2025-10-31T14:38:00Z" w16du:dateUtc="2025-10-31T20:38:00Z">
        <w:r w:rsidR="006029E4" w:rsidRPr="00FA5CF5">
          <w:rPr>
            <w:rFonts w:ascii="Times New Roman" w:hAnsi="Times New Roman" w:cs="Times New Roman"/>
          </w:rPr>
          <w:t>Opinión</w:t>
        </w:r>
      </w:ins>
      <w:r w:rsidRPr="00FA5CF5">
        <w:rPr>
          <w:rFonts w:ascii="Times New Roman" w:hAnsi="Times New Roman" w:cs="Times New Roman"/>
        </w:rPr>
        <w:t xml:space="preserve"> </w:t>
      </w:r>
    </w:p>
    <w:p w14:paraId="3615E664" w14:textId="0D196E14" w:rsidR="002F665B" w:rsidRPr="00FA5CF5" w:rsidRDefault="002F665B" w:rsidP="007E1A62">
      <w:pPr>
        <w:pStyle w:val="Prrafodelista"/>
        <w:numPr>
          <w:ilvl w:val="0"/>
          <w:numId w:val="2"/>
        </w:numPr>
        <w:rPr>
          <w:rFonts w:ascii="Times New Roman" w:hAnsi="Times New Roman" w:cs="Times New Roman"/>
        </w:rPr>
      </w:pPr>
      <w:r w:rsidRPr="00FA5CF5">
        <w:rPr>
          <w:rFonts w:ascii="Times New Roman" w:hAnsi="Times New Roman" w:cs="Times New Roman"/>
        </w:rPr>
        <w:t xml:space="preserve">Es interesante ver que desde nuestra creación se nos fue instituidos ser seres </w:t>
      </w:r>
      <w:del w:id="84" w:author="Karen Elizabeth Clark Bonilla" w:date="2025-10-31T14:38:00Z" w16du:dateUtc="2025-10-31T20:38:00Z">
        <w:r w:rsidRPr="00FA5CF5" w:rsidDel="006029E4">
          <w:rPr>
            <w:rFonts w:ascii="Times New Roman" w:hAnsi="Times New Roman" w:cs="Times New Roman"/>
          </w:rPr>
          <w:delText>sociales ,</w:delText>
        </w:r>
      </w:del>
      <w:ins w:id="85" w:author="Karen Elizabeth Clark Bonilla" w:date="2025-10-31T14:38:00Z" w16du:dateUtc="2025-10-31T20:38:00Z">
        <w:r w:rsidR="006029E4" w:rsidRPr="00FA5CF5">
          <w:rPr>
            <w:rFonts w:ascii="Times New Roman" w:hAnsi="Times New Roman" w:cs="Times New Roman"/>
          </w:rPr>
          <w:t>sociales,</w:t>
        </w:r>
      </w:ins>
      <w:r w:rsidRPr="00FA5CF5">
        <w:rPr>
          <w:rFonts w:ascii="Times New Roman" w:hAnsi="Times New Roman" w:cs="Times New Roman"/>
        </w:rPr>
        <w:t xml:space="preserve"> los animales tenían la plenitud en su compañía idónea y el mismo </w:t>
      </w:r>
      <w:del w:id="86" w:author="Karen Elizabeth Clark Bonilla" w:date="2025-10-31T14:35:00Z" w16du:dateUtc="2025-10-31T20:35:00Z">
        <w:r w:rsidRPr="00FA5CF5" w:rsidDel="00393729">
          <w:rPr>
            <w:rFonts w:ascii="Times New Roman" w:hAnsi="Times New Roman" w:cs="Times New Roman"/>
          </w:rPr>
          <w:delText>adan</w:delText>
        </w:r>
      </w:del>
      <w:ins w:id="87" w:author="Karen Elizabeth Clark Bonilla" w:date="2025-10-31T14:35:00Z" w16du:dateUtc="2025-10-31T20:35:00Z">
        <w:r w:rsidR="00393729" w:rsidRPr="00FA5CF5">
          <w:rPr>
            <w:rFonts w:ascii="Times New Roman" w:hAnsi="Times New Roman" w:cs="Times New Roman"/>
          </w:rPr>
          <w:t>Adán</w:t>
        </w:r>
      </w:ins>
      <w:r w:rsidRPr="00FA5CF5">
        <w:rPr>
          <w:rFonts w:ascii="Times New Roman" w:hAnsi="Times New Roman" w:cs="Times New Roman"/>
        </w:rPr>
        <w:t xml:space="preserve"> encontró su total felicidad hasta tener a </w:t>
      </w:r>
      <w:del w:id="88" w:author="Karen Elizabeth Clark Bonilla" w:date="2025-10-31T14:35:00Z" w16du:dateUtc="2025-10-31T20:35:00Z">
        <w:r w:rsidRPr="00FA5CF5" w:rsidDel="00393729">
          <w:rPr>
            <w:rFonts w:ascii="Times New Roman" w:hAnsi="Times New Roman" w:cs="Times New Roman"/>
          </w:rPr>
          <w:delText>eva ,</w:delText>
        </w:r>
      </w:del>
      <w:ins w:id="89" w:author="Karen Elizabeth Clark Bonilla" w:date="2025-10-31T14:35:00Z" w16du:dateUtc="2025-10-31T20:35:00Z">
        <w:r w:rsidR="00393729" w:rsidRPr="00FA5CF5">
          <w:rPr>
            <w:rFonts w:ascii="Times New Roman" w:hAnsi="Times New Roman" w:cs="Times New Roman"/>
          </w:rPr>
          <w:t>Eva,</w:t>
        </w:r>
      </w:ins>
      <w:r w:rsidRPr="00FA5CF5">
        <w:rPr>
          <w:rFonts w:ascii="Times New Roman" w:hAnsi="Times New Roman" w:cs="Times New Roman"/>
        </w:rPr>
        <w:t xml:space="preserve"> por lo </w:t>
      </w:r>
      <w:del w:id="90" w:author="Karen Elizabeth Clark Bonilla" w:date="2025-10-31T14:35:00Z" w16du:dateUtc="2025-10-31T20:35:00Z">
        <w:r w:rsidRPr="00FA5CF5" w:rsidDel="00393729">
          <w:rPr>
            <w:rFonts w:ascii="Times New Roman" w:hAnsi="Times New Roman" w:cs="Times New Roman"/>
          </w:rPr>
          <w:delText>tanto</w:delText>
        </w:r>
      </w:del>
      <w:ins w:id="91" w:author="Karen Elizabeth Clark Bonilla" w:date="2025-10-31T14:35:00Z" w16du:dateUtc="2025-10-31T20:35:00Z">
        <w:r w:rsidR="00393729" w:rsidRPr="00FA5CF5">
          <w:rPr>
            <w:rFonts w:ascii="Times New Roman" w:hAnsi="Times New Roman" w:cs="Times New Roman"/>
          </w:rPr>
          <w:t>tanto,</w:t>
        </w:r>
      </w:ins>
      <w:r w:rsidRPr="00FA5CF5">
        <w:rPr>
          <w:rFonts w:ascii="Times New Roman" w:hAnsi="Times New Roman" w:cs="Times New Roman"/>
        </w:rPr>
        <w:t xml:space="preserve"> desde un inicio Dios nos nuestra lo importante que es la elección de nuestra </w:t>
      </w:r>
      <w:del w:id="92" w:author="Karen Elizabeth Clark Bonilla" w:date="2025-10-31T14:35:00Z" w16du:dateUtc="2025-10-31T20:35:00Z">
        <w:r w:rsidRPr="00FA5CF5" w:rsidDel="00393729">
          <w:rPr>
            <w:rFonts w:ascii="Times New Roman" w:hAnsi="Times New Roman" w:cs="Times New Roman"/>
          </w:rPr>
          <w:delText>compañía ,</w:delText>
        </w:r>
      </w:del>
      <w:ins w:id="93" w:author="Karen Elizabeth Clark Bonilla" w:date="2025-10-31T14:35:00Z" w16du:dateUtc="2025-10-31T20:35:00Z">
        <w:r w:rsidR="00393729" w:rsidRPr="00FA5CF5">
          <w:rPr>
            <w:rFonts w:ascii="Times New Roman" w:hAnsi="Times New Roman" w:cs="Times New Roman"/>
          </w:rPr>
          <w:t>compañía,</w:t>
        </w:r>
      </w:ins>
      <w:r w:rsidRPr="00FA5CF5">
        <w:rPr>
          <w:rFonts w:ascii="Times New Roman" w:hAnsi="Times New Roman" w:cs="Times New Roman"/>
        </w:rPr>
        <w:t xml:space="preserve"> esta nos puede llevar a una vida de decisiones sabias y en armonía con el creador o a una vida de sufrimientos. </w:t>
      </w:r>
    </w:p>
    <w:p w14:paraId="3426AA8D" w14:textId="185E8142" w:rsidR="009C171A" w:rsidRPr="00FA5CF5" w:rsidRDefault="002F665B" w:rsidP="007E1A62">
      <w:pPr>
        <w:pStyle w:val="Prrafodelista"/>
        <w:numPr>
          <w:ilvl w:val="0"/>
          <w:numId w:val="2"/>
        </w:numPr>
        <w:rPr>
          <w:rFonts w:ascii="Times New Roman" w:hAnsi="Times New Roman" w:cs="Times New Roman"/>
        </w:rPr>
      </w:pPr>
      <w:r w:rsidRPr="00FA5CF5">
        <w:rPr>
          <w:rFonts w:ascii="Times New Roman" w:hAnsi="Times New Roman" w:cs="Times New Roman"/>
        </w:rPr>
        <w:t>Dios jamás dejo que el hombre fuese sedentario , perezoso o incluso desocupado , le otorgo tareas y una agenda ocupada para que mantuviera su mente en cosas que cultivaran el carácter que le había dado , podríamos hacer una agenda mental resumida en que los días de semana se dedicab</w:t>
      </w:r>
      <w:r w:rsidR="009F5DE3" w:rsidRPr="00FA5CF5">
        <w:rPr>
          <w:rFonts w:ascii="Times New Roman" w:hAnsi="Times New Roman" w:cs="Times New Roman"/>
        </w:rPr>
        <w:t xml:space="preserve">an mutuamente a sus </w:t>
      </w:r>
      <w:del w:id="94" w:author="Karen Elizabeth Clark Bonilla" w:date="2025-10-31T14:35:00Z" w16du:dateUtc="2025-10-31T20:35:00Z">
        <w:r w:rsidR="009F5DE3" w:rsidRPr="00FA5CF5" w:rsidDel="00393729">
          <w:rPr>
            <w:rFonts w:ascii="Times New Roman" w:hAnsi="Times New Roman" w:cs="Times New Roman"/>
          </w:rPr>
          <w:delText>idoneos</w:delText>
        </w:r>
      </w:del>
      <w:ins w:id="95" w:author="Karen Elizabeth Clark Bonilla" w:date="2025-10-31T14:35:00Z" w16du:dateUtc="2025-10-31T20:35:00Z">
        <w:r w:rsidR="00393729" w:rsidRPr="00FA5CF5">
          <w:rPr>
            <w:rFonts w:ascii="Times New Roman" w:hAnsi="Times New Roman" w:cs="Times New Roman"/>
          </w:rPr>
          <w:t>idóneos</w:t>
        </w:r>
      </w:ins>
      <w:r w:rsidRPr="00FA5CF5">
        <w:rPr>
          <w:rFonts w:ascii="Times New Roman" w:hAnsi="Times New Roman" w:cs="Times New Roman"/>
        </w:rPr>
        <w:t xml:space="preserve"> , cuidar del </w:t>
      </w:r>
      <w:r w:rsidR="009F5DE3" w:rsidRPr="00FA5CF5">
        <w:rPr>
          <w:rFonts w:ascii="Times New Roman" w:hAnsi="Times New Roman" w:cs="Times New Roman"/>
        </w:rPr>
        <w:t>Edén</w:t>
      </w:r>
      <w:r w:rsidRPr="00FA5CF5">
        <w:rPr>
          <w:rFonts w:ascii="Times New Roman" w:hAnsi="Times New Roman" w:cs="Times New Roman"/>
        </w:rPr>
        <w:t xml:space="preserve"> (animales , </w:t>
      </w:r>
      <w:r w:rsidR="002C6689" w:rsidRPr="00FA5CF5">
        <w:rPr>
          <w:rFonts w:ascii="Times New Roman" w:hAnsi="Times New Roman" w:cs="Times New Roman"/>
        </w:rPr>
        <w:t xml:space="preserve"> </w:t>
      </w:r>
      <w:r w:rsidR="009F5DE3" w:rsidRPr="00FA5CF5">
        <w:rPr>
          <w:rFonts w:ascii="Times New Roman" w:hAnsi="Times New Roman" w:cs="Times New Roman"/>
        </w:rPr>
        <w:t xml:space="preserve">plantas) , llevaban un estudio continuo acerca de las cosas celestiales </w:t>
      </w:r>
      <w:r w:rsidR="006A2A2B" w:rsidRPr="00FA5CF5">
        <w:rPr>
          <w:rFonts w:ascii="Times New Roman" w:hAnsi="Times New Roman" w:cs="Times New Roman"/>
        </w:rPr>
        <w:t xml:space="preserve">(su maestro era el mismo Rey de reyes ,esto es sorprendente, no me imagino tan maravilloso momento ) </w:t>
      </w:r>
      <w:r w:rsidR="007555F8" w:rsidRPr="00FA5CF5">
        <w:rPr>
          <w:rFonts w:ascii="Times New Roman" w:hAnsi="Times New Roman" w:cs="Times New Roman"/>
        </w:rPr>
        <w:t xml:space="preserve"> y los días sábados eran especiales , una conmemoración de la creación del mundo tan perfecto donde </w:t>
      </w:r>
      <w:del w:id="96" w:author="Karen Elizabeth Clark Bonilla" w:date="2025-10-31T14:36:00Z" w16du:dateUtc="2025-10-31T20:36:00Z">
        <w:r w:rsidR="007555F8" w:rsidRPr="00FA5CF5" w:rsidDel="00393729">
          <w:rPr>
            <w:rFonts w:ascii="Times New Roman" w:hAnsi="Times New Roman" w:cs="Times New Roman"/>
          </w:rPr>
          <w:delText>vivian</w:delText>
        </w:r>
      </w:del>
      <w:ins w:id="97" w:author="Karen Elizabeth Clark Bonilla" w:date="2025-10-31T14:36:00Z" w16du:dateUtc="2025-10-31T20:36:00Z">
        <w:r w:rsidR="00393729" w:rsidRPr="00FA5CF5">
          <w:rPr>
            <w:rFonts w:ascii="Times New Roman" w:hAnsi="Times New Roman" w:cs="Times New Roman"/>
          </w:rPr>
          <w:t>viven</w:t>
        </w:r>
      </w:ins>
      <w:r w:rsidR="007555F8" w:rsidRPr="00FA5CF5">
        <w:rPr>
          <w:rFonts w:ascii="Times New Roman" w:hAnsi="Times New Roman" w:cs="Times New Roman"/>
        </w:rPr>
        <w:t xml:space="preserve">, un día en el cual se unían </w:t>
      </w:r>
      <w:del w:id="98" w:author="Karen Elizabeth Clark Bonilla" w:date="2025-10-31T14:36:00Z" w16du:dateUtc="2025-10-31T20:36:00Z">
        <w:r w:rsidR="007555F8" w:rsidRPr="00FA5CF5" w:rsidDel="00393729">
          <w:rPr>
            <w:rFonts w:ascii="Times New Roman" w:hAnsi="Times New Roman" w:cs="Times New Roman"/>
          </w:rPr>
          <w:delText>mas</w:delText>
        </w:r>
      </w:del>
      <w:ins w:id="99" w:author="Karen Elizabeth Clark Bonilla" w:date="2025-10-31T14:36:00Z" w16du:dateUtc="2025-10-31T20:36:00Z">
        <w:r w:rsidR="00393729" w:rsidRPr="00FA5CF5">
          <w:rPr>
            <w:rFonts w:ascii="Times New Roman" w:hAnsi="Times New Roman" w:cs="Times New Roman"/>
          </w:rPr>
          <w:t>más</w:t>
        </w:r>
      </w:ins>
      <w:r w:rsidR="007555F8" w:rsidRPr="00FA5CF5">
        <w:rPr>
          <w:rFonts w:ascii="Times New Roman" w:hAnsi="Times New Roman" w:cs="Times New Roman"/>
        </w:rPr>
        <w:t xml:space="preserve"> plenamente a las huestes celestiales. Es simplemente increíble saber que Dios tiene el control de cada aspecto y siempre piensa en lo mejor para el ser humano</w:t>
      </w:r>
      <w:r w:rsidR="00A92B5C" w:rsidRPr="00FA5CF5">
        <w:rPr>
          <w:rFonts w:ascii="Times New Roman" w:hAnsi="Times New Roman" w:cs="Times New Roman"/>
        </w:rPr>
        <w:t>.</w:t>
      </w:r>
    </w:p>
    <w:p w14:paraId="6462E0E7" w14:textId="692F69EA" w:rsidR="00A92B5C" w:rsidRPr="00FA5CF5" w:rsidRDefault="006F5236" w:rsidP="007E1A62">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dejo su marca en cada </w:t>
      </w:r>
      <w:del w:id="100" w:author="Karen Elizabeth Clark Bonilla" w:date="2025-10-31T14:36:00Z" w16du:dateUtc="2025-10-31T20:36:00Z">
        <w:r w:rsidRPr="00FA5CF5" w:rsidDel="00393729">
          <w:rPr>
            <w:rFonts w:ascii="Times New Roman" w:hAnsi="Times New Roman" w:cs="Times New Roman"/>
          </w:rPr>
          <w:delText>cosa ,</w:delText>
        </w:r>
      </w:del>
      <w:ins w:id="101" w:author="Karen Elizabeth Clark Bonilla" w:date="2025-10-31T14:36:00Z" w16du:dateUtc="2025-10-31T20:36:00Z">
        <w:r w:rsidR="00393729" w:rsidRPr="00FA5CF5">
          <w:rPr>
            <w:rFonts w:ascii="Times New Roman" w:hAnsi="Times New Roman" w:cs="Times New Roman"/>
          </w:rPr>
          <w:t>cosa,</w:t>
        </w:r>
      </w:ins>
      <w:r w:rsidRPr="00FA5CF5">
        <w:rPr>
          <w:rFonts w:ascii="Times New Roman" w:hAnsi="Times New Roman" w:cs="Times New Roman"/>
        </w:rPr>
        <w:t xml:space="preserve"> </w:t>
      </w:r>
      <w:del w:id="102" w:author="Karen Elizabeth Clark Bonilla" w:date="2025-10-31T14:36:00Z" w16du:dateUtc="2025-10-31T20:36:00Z">
        <w:r w:rsidRPr="00FA5CF5" w:rsidDel="00393729">
          <w:rPr>
            <w:rFonts w:ascii="Times New Roman" w:hAnsi="Times New Roman" w:cs="Times New Roman"/>
          </w:rPr>
          <w:delText>animal ,</w:delText>
        </w:r>
      </w:del>
      <w:ins w:id="103" w:author="Karen Elizabeth Clark Bonilla" w:date="2025-10-31T14:36:00Z" w16du:dateUtc="2025-10-31T20:36:00Z">
        <w:r w:rsidR="00393729" w:rsidRPr="00FA5CF5">
          <w:rPr>
            <w:rFonts w:ascii="Times New Roman" w:hAnsi="Times New Roman" w:cs="Times New Roman"/>
          </w:rPr>
          <w:t>animal,</w:t>
        </w:r>
      </w:ins>
      <w:r w:rsidRPr="00FA5CF5">
        <w:rPr>
          <w:rFonts w:ascii="Times New Roman" w:hAnsi="Times New Roman" w:cs="Times New Roman"/>
        </w:rPr>
        <w:t xml:space="preserve"> ser que se encontraba en el </w:t>
      </w:r>
      <w:del w:id="104" w:author="Karen Elizabeth Clark Bonilla" w:date="2025-10-31T14:36:00Z" w16du:dateUtc="2025-10-31T20:36:00Z">
        <w:r w:rsidR="00225366" w:rsidRPr="00FA5CF5" w:rsidDel="008879C6">
          <w:rPr>
            <w:rFonts w:ascii="Times New Roman" w:hAnsi="Times New Roman" w:cs="Times New Roman"/>
          </w:rPr>
          <w:delText>Edén</w:delText>
        </w:r>
        <w:r w:rsidRPr="00FA5CF5" w:rsidDel="008879C6">
          <w:rPr>
            <w:rFonts w:ascii="Times New Roman" w:hAnsi="Times New Roman" w:cs="Times New Roman"/>
          </w:rPr>
          <w:delText xml:space="preserve"> ,</w:delText>
        </w:r>
      </w:del>
      <w:ins w:id="105" w:author="Karen Elizabeth Clark Bonilla" w:date="2025-10-31T14:36:00Z" w16du:dateUtc="2025-10-31T20:36:00Z">
        <w:r w:rsidR="008879C6" w:rsidRPr="00FA5CF5">
          <w:rPr>
            <w:rFonts w:ascii="Times New Roman" w:hAnsi="Times New Roman" w:cs="Times New Roman"/>
          </w:rPr>
          <w:t>Edén,</w:t>
        </w:r>
      </w:ins>
      <w:r w:rsidRPr="00FA5CF5">
        <w:rPr>
          <w:rFonts w:ascii="Times New Roman" w:hAnsi="Times New Roman" w:cs="Times New Roman"/>
        </w:rPr>
        <w:t xml:space="preserve"> todo era tan </w:t>
      </w:r>
      <w:del w:id="106" w:author="Karen Elizabeth Clark Bonilla" w:date="2025-10-31T14:36:00Z" w16du:dateUtc="2025-10-31T20:36:00Z">
        <w:r w:rsidRPr="00FA5CF5" w:rsidDel="008879C6">
          <w:rPr>
            <w:rFonts w:ascii="Times New Roman" w:hAnsi="Times New Roman" w:cs="Times New Roman"/>
          </w:rPr>
          <w:delText>perfecto ,que</w:delText>
        </w:r>
      </w:del>
      <w:ins w:id="107" w:author="Karen Elizabeth Clark Bonilla" w:date="2025-10-31T14:36:00Z" w16du:dateUtc="2025-10-31T20:36:00Z">
        <w:r w:rsidR="008879C6" w:rsidRPr="00FA5CF5">
          <w:rPr>
            <w:rFonts w:ascii="Times New Roman" w:hAnsi="Times New Roman" w:cs="Times New Roman"/>
          </w:rPr>
          <w:t>perfecto, que</w:t>
        </w:r>
      </w:ins>
      <w:r w:rsidRPr="00FA5CF5">
        <w:rPr>
          <w:rFonts w:ascii="Times New Roman" w:hAnsi="Times New Roman" w:cs="Times New Roman"/>
        </w:rPr>
        <w:t xml:space="preserve"> solo imaginarlo suena pleno.</w:t>
      </w:r>
    </w:p>
    <w:p w14:paraId="7B96FD96" w14:textId="4C884835" w:rsidR="006F5236" w:rsidRPr="00FA5CF5" w:rsidRDefault="00225366" w:rsidP="006F5236">
      <w:pPr>
        <w:pStyle w:val="Prrafodelista"/>
        <w:rPr>
          <w:rFonts w:ascii="Times New Roman" w:hAnsi="Times New Roman" w:cs="Times New Roman"/>
        </w:rPr>
      </w:pPr>
      <w:r w:rsidRPr="00FA5CF5">
        <w:rPr>
          <w:rFonts w:ascii="Times New Roman" w:hAnsi="Times New Roman" w:cs="Times New Roman"/>
        </w:rPr>
        <w:t xml:space="preserve">Relación del texto con la Biblia </w:t>
      </w:r>
    </w:p>
    <w:p w14:paraId="3517B94C" w14:textId="66DED49E" w:rsidR="003C390C" w:rsidRPr="00FA5CF5" w:rsidDel="002B15E2" w:rsidRDefault="003C390C" w:rsidP="003C390C">
      <w:pPr>
        <w:pStyle w:val="verse"/>
        <w:numPr>
          <w:ilvl w:val="0"/>
          <w:numId w:val="2"/>
        </w:numPr>
        <w:shd w:val="clear" w:color="auto" w:fill="FFFFFF"/>
        <w:spacing w:before="0" w:beforeAutospacing="0" w:after="0" w:afterAutospacing="0"/>
        <w:rPr>
          <w:del w:id="108" w:author="Karen Elizabeth Clark Bonilla" w:date="2025-10-31T14:40:00Z" w16du:dateUtc="2025-10-31T20:40:00Z"/>
          <w:rStyle w:val="text"/>
          <w:color w:val="000000"/>
        </w:rPr>
      </w:pPr>
      <w:r w:rsidRPr="00FA5CF5">
        <w:rPr>
          <w:rStyle w:val="text"/>
          <w:rFonts w:eastAsiaTheme="majorEastAsia"/>
          <w:color w:val="000000"/>
        </w:rPr>
        <w:t>“Los cielos cuentan la gloria de Dios,</w:t>
      </w:r>
      <w:r w:rsidRPr="00FA5CF5">
        <w:rPr>
          <w:color w:val="000000"/>
        </w:rPr>
        <w:t xml:space="preserve"> y</w:t>
      </w:r>
      <w:r w:rsidRPr="00FA5CF5">
        <w:rPr>
          <w:rStyle w:val="text"/>
          <w:rFonts w:eastAsiaTheme="majorEastAsia"/>
          <w:color w:val="000000"/>
        </w:rPr>
        <w:t xml:space="preserve"> el firmamento anuncia la obra de sus manos.</w:t>
      </w:r>
      <w:r w:rsidRPr="00FA5CF5">
        <w:rPr>
          <w:color w:val="000000"/>
        </w:rPr>
        <w:t xml:space="preserve"> un</w:t>
      </w:r>
      <w:r w:rsidRPr="00FA5CF5">
        <w:rPr>
          <w:rStyle w:val="text"/>
          <w:rFonts w:eastAsiaTheme="majorEastAsia"/>
          <w:color w:val="000000"/>
        </w:rPr>
        <w:t xml:space="preserve"> día emite palabra a otro día,</w:t>
      </w:r>
      <w:r w:rsidRPr="00FA5CF5">
        <w:rPr>
          <w:color w:val="000000"/>
        </w:rPr>
        <w:t xml:space="preserve"> </w:t>
      </w:r>
      <w:r w:rsidRPr="00FA5CF5">
        <w:rPr>
          <w:rStyle w:val="text"/>
          <w:rFonts w:eastAsiaTheme="majorEastAsia"/>
          <w:color w:val="000000"/>
        </w:rPr>
        <w:t>Y una noche a otra noche declara sabiduría.”</w:t>
      </w:r>
      <w:r w:rsidR="00B8419A" w:rsidRPr="00FA5CF5">
        <w:rPr>
          <w:rStyle w:val="text"/>
          <w:rFonts w:eastAsiaTheme="majorEastAsia"/>
          <w:color w:val="000000"/>
        </w:rPr>
        <w:t xml:space="preserve"> (</w:t>
      </w:r>
      <w:r w:rsidR="00D726E1" w:rsidRPr="00FA5CF5">
        <w:rPr>
          <w:rStyle w:val="text"/>
          <w:rFonts w:eastAsiaTheme="majorEastAsia"/>
          <w:color w:val="000000"/>
        </w:rPr>
        <w:t xml:space="preserve">RVC) </w:t>
      </w:r>
      <w:r w:rsidRPr="00FA5CF5">
        <w:rPr>
          <w:rStyle w:val="text"/>
          <w:rFonts w:eastAsiaTheme="majorEastAsia"/>
          <w:color w:val="000000"/>
        </w:rPr>
        <w:t>(Salmos 19:1-2)</w:t>
      </w:r>
    </w:p>
    <w:p w14:paraId="7001D1CD" w14:textId="77777777" w:rsidR="003C390C" w:rsidRPr="00FA5CF5" w:rsidRDefault="003C390C">
      <w:pPr>
        <w:pStyle w:val="verse"/>
        <w:numPr>
          <w:ilvl w:val="0"/>
          <w:numId w:val="2"/>
        </w:numPr>
        <w:shd w:val="clear" w:color="auto" w:fill="FFFFFF"/>
        <w:spacing w:before="0" w:beforeAutospacing="0" w:after="0" w:afterAutospacing="0"/>
        <w:rPr>
          <w:color w:val="000000"/>
        </w:rPr>
        <w:pPrChange w:id="109" w:author="Karen Elizabeth Clark Bonilla" w:date="2025-10-31T14:40:00Z" w16du:dateUtc="2025-10-31T20:40:00Z">
          <w:pPr>
            <w:pStyle w:val="verse"/>
            <w:shd w:val="clear" w:color="auto" w:fill="FFFFFF"/>
            <w:spacing w:before="0" w:beforeAutospacing="0" w:after="0" w:afterAutospacing="0"/>
            <w:ind w:left="720"/>
          </w:pPr>
        </w:pPrChange>
      </w:pPr>
    </w:p>
    <w:p w14:paraId="7341F8E4" w14:textId="6A02F588" w:rsidR="00225366" w:rsidRPr="00FA5CF5" w:rsidDel="00AF1ED8" w:rsidRDefault="00B8419A" w:rsidP="003C390C">
      <w:pPr>
        <w:pStyle w:val="Prrafodelista"/>
        <w:rPr>
          <w:del w:id="110" w:author="Karen Elizabeth Clark Bonilla" w:date="2025-10-31T14:49:00Z" w16du:dateUtc="2025-10-31T20:49:00Z"/>
          <w:rFonts w:ascii="Times New Roman" w:hAnsi="Times New Roman" w:cs="Times New Roman"/>
        </w:rPr>
      </w:pPr>
      <w:r w:rsidRPr="00FA5CF5">
        <w:rPr>
          <w:rFonts w:ascii="Times New Roman" w:hAnsi="Times New Roman" w:cs="Times New Roman"/>
        </w:rPr>
        <w:t xml:space="preserve">“El nombre de Dios estaba escrito en cada hoja del bosque, y en cada piedra de la montaña, en cada brillante estrella, en la tierra, en el aire y en los cielos. El orden y </w:t>
      </w:r>
      <w:r w:rsidRPr="00FA5CF5">
        <w:rPr>
          <w:rFonts w:ascii="Times New Roman" w:hAnsi="Times New Roman" w:cs="Times New Roman"/>
        </w:rPr>
        <w:lastRenderedPageBreak/>
        <w:t>la armonía de la creación les hablaba de una sabiduría y un poder infinitos”</w:t>
      </w:r>
      <w:r w:rsidR="00D726E1" w:rsidRPr="00FA5CF5">
        <w:rPr>
          <w:rFonts w:ascii="Times New Roman" w:hAnsi="Times New Roman" w:cs="Times New Roman"/>
        </w:rPr>
        <w:t xml:space="preserve"> (</w:t>
      </w:r>
      <w:del w:id="111" w:author="Karen Elizabeth Clark Bonilla" w:date="2025-10-31T14:36:00Z" w16du:dateUtc="2025-10-31T20:36:00Z">
        <w:r w:rsidR="00D726E1" w:rsidRPr="00FA5CF5" w:rsidDel="008879C6">
          <w:rPr>
            <w:rFonts w:ascii="Times New Roman" w:hAnsi="Times New Roman" w:cs="Times New Roman"/>
          </w:rPr>
          <w:delText>pag</w:delText>
        </w:r>
      </w:del>
      <w:ins w:id="112" w:author="Karen Elizabeth Clark Bonilla" w:date="2025-10-31T14:36:00Z" w16du:dateUtc="2025-10-31T20:36:00Z">
        <w:r w:rsidR="008879C6" w:rsidRPr="00FA5CF5">
          <w:rPr>
            <w:rFonts w:ascii="Times New Roman" w:hAnsi="Times New Roman" w:cs="Times New Roman"/>
          </w:rPr>
          <w:t>pág.</w:t>
        </w:r>
      </w:ins>
      <w:r w:rsidR="00D726E1" w:rsidRPr="00FA5CF5">
        <w:rPr>
          <w:rFonts w:ascii="Times New Roman" w:hAnsi="Times New Roman" w:cs="Times New Roman"/>
        </w:rPr>
        <w:t xml:space="preserve"> 27)</w:t>
      </w:r>
    </w:p>
    <w:p w14:paraId="0111B62B" w14:textId="77777777" w:rsidR="00D726E1" w:rsidRPr="00FA5CF5" w:rsidRDefault="00D726E1" w:rsidP="00AF1ED8">
      <w:pPr>
        <w:pStyle w:val="Prrafodelista"/>
        <w:rPr>
          <w:rFonts w:ascii="Times New Roman" w:hAnsi="Times New Roman" w:cs="Times New Roman"/>
        </w:rPr>
      </w:pPr>
    </w:p>
    <w:p w14:paraId="723B50C2" w14:textId="5B16772F" w:rsidR="008065C2" w:rsidRPr="00FA5CF5" w:rsidDel="002B15E2" w:rsidRDefault="001E322B" w:rsidP="00111B9F">
      <w:pPr>
        <w:pStyle w:val="Prrafodelista"/>
        <w:numPr>
          <w:ilvl w:val="0"/>
          <w:numId w:val="2"/>
        </w:numPr>
        <w:rPr>
          <w:del w:id="113" w:author="Karen Elizabeth Clark Bonilla" w:date="2025-10-31T14:39:00Z" w16du:dateUtc="2025-10-31T20:39:00Z"/>
          <w:rStyle w:val="text"/>
          <w:rFonts w:ascii="Times New Roman" w:hAnsi="Times New Roman" w:cs="Times New Roman"/>
        </w:rPr>
      </w:pPr>
      <w:r w:rsidRPr="00FA5CF5">
        <w:rPr>
          <w:rStyle w:val="text"/>
          <w:rFonts w:ascii="Times New Roman" w:hAnsi="Times New Roman" w:cs="Times New Roman"/>
          <w:b/>
          <w:bCs/>
          <w:color w:val="000000"/>
          <w:shd w:val="clear" w:color="auto" w:fill="FFFFFF"/>
          <w:vertAlign w:val="superscript"/>
        </w:rPr>
        <w:t> “</w:t>
      </w:r>
      <w:r w:rsidRPr="00FA5CF5">
        <w:rPr>
          <w:rStyle w:val="text"/>
          <w:rFonts w:ascii="Times New Roman" w:hAnsi="Times New Roman" w:cs="Times New Roman"/>
          <w:color w:val="000000"/>
          <w:shd w:val="clear" w:color="auto" w:fill="FFFFFF"/>
        </w:rPr>
        <w:t>Dios terminó en el día séptimo la obra que hizo; y en ese día reposó de toda su obra.</w:t>
      </w:r>
      <w:r w:rsidRPr="00FA5CF5">
        <w:rPr>
          <w:rFonts w:ascii="Times New Roman" w:hAnsi="Times New Roman" w:cs="Times New Roman"/>
          <w:color w:val="000000"/>
          <w:shd w:val="clear" w:color="auto" w:fill="FFFFFF"/>
        </w:rPr>
        <w:t> </w:t>
      </w:r>
      <w:r w:rsidRPr="00FA5CF5">
        <w:rPr>
          <w:rStyle w:val="text"/>
          <w:rFonts w:ascii="Times New Roman" w:hAnsi="Times New Roman" w:cs="Times New Roman"/>
          <w:b/>
          <w:bCs/>
          <w:color w:val="000000"/>
          <w:shd w:val="clear" w:color="auto" w:fill="FFFFFF"/>
          <w:vertAlign w:val="superscript"/>
        </w:rPr>
        <w:t> </w:t>
      </w:r>
      <w:r w:rsidRPr="00FA5CF5">
        <w:rPr>
          <w:rStyle w:val="text"/>
          <w:rFonts w:ascii="Times New Roman" w:hAnsi="Times New Roman" w:cs="Times New Roman"/>
          <w:color w:val="000000"/>
          <w:shd w:val="clear" w:color="auto" w:fill="FFFFFF"/>
        </w:rPr>
        <w:t>Y Dios bendijo el día séptimo, y lo santificó, porque en ese día reposó de toda su obra.” (</w:t>
      </w:r>
      <w:del w:id="114" w:author="Karen Elizabeth Clark Bonilla" w:date="2025-10-31T14:36:00Z" w16du:dateUtc="2025-10-31T20:36:00Z">
        <w:r w:rsidRPr="00FA5CF5" w:rsidDel="008879C6">
          <w:rPr>
            <w:rStyle w:val="text"/>
            <w:rFonts w:ascii="Times New Roman" w:hAnsi="Times New Roman" w:cs="Times New Roman"/>
            <w:color w:val="000000"/>
            <w:shd w:val="clear" w:color="auto" w:fill="FFFFFF"/>
          </w:rPr>
          <w:delText>rvc</w:delText>
        </w:r>
      </w:del>
      <w:ins w:id="115" w:author="Karen Elizabeth Clark Bonilla" w:date="2025-10-31T14:36:00Z" w16du:dateUtc="2025-10-31T20:36:00Z">
        <w:r w:rsidR="008879C6" w:rsidRPr="00FA5CF5">
          <w:rPr>
            <w:rStyle w:val="text"/>
            <w:rFonts w:ascii="Times New Roman" w:hAnsi="Times New Roman" w:cs="Times New Roman"/>
            <w:color w:val="000000"/>
            <w:shd w:val="clear" w:color="auto" w:fill="FFFFFF"/>
          </w:rPr>
          <w:t>RVC</w:t>
        </w:r>
      </w:ins>
      <w:r w:rsidRPr="00FA5CF5">
        <w:rPr>
          <w:rStyle w:val="text"/>
          <w:rFonts w:ascii="Times New Roman" w:hAnsi="Times New Roman" w:cs="Times New Roman"/>
          <w:color w:val="000000"/>
          <w:shd w:val="clear" w:color="auto" w:fill="FFFFFF"/>
        </w:rPr>
        <w:t>) (</w:t>
      </w:r>
      <w:del w:id="116" w:author="Karen Elizabeth Clark Bonilla" w:date="2025-10-31T14:37:00Z" w16du:dateUtc="2025-10-31T20:37:00Z">
        <w:r w:rsidR="008065C2" w:rsidRPr="00FA5CF5" w:rsidDel="00CE3DB2">
          <w:rPr>
            <w:rStyle w:val="text"/>
            <w:rFonts w:ascii="Times New Roman" w:hAnsi="Times New Roman" w:cs="Times New Roman"/>
            <w:color w:val="000000"/>
            <w:shd w:val="clear" w:color="auto" w:fill="FFFFFF"/>
          </w:rPr>
          <w:delText>genesis</w:delText>
        </w:r>
      </w:del>
      <w:ins w:id="117" w:author="Karen Elizabeth Clark Bonilla" w:date="2025-10-31T14:37:00Z" w16du:dateUtc="2025-10-31T20:37:00Z">
        <w:r w:rsidR="00CE3DB2" w:rsidRPr="00FA5CF5">
          <w:rPr>
            <w:rStyle w:val="text"/>
            <w:rFonts w:ascii="Times New Roman" w:hAnsi="Times New Roman" w:cs="Times New Roman"/>
            <w:color w:val="000000"/>
            <w:shd w:val="clear" w:color="auto" w:fill="FFFFFF"/>
          </w:rPr>
          <w:t>Genesis</w:t>
        </w:r>
      </w:ins>
      <w:r w:rsidR="008065C2" w:rsidRPr="00FA5CF5">
        <w:rPr>
          <w:rStyle w:val="text"/>
          <w:rFonts w:ascii="Times New Roman" w:hAnsi="Times New Roman" w:cs="Times New Roman"/>
          <w:color w:val="000000"/>
          <w:shd w:val="clear" w:color="auto" w:fill="FFFFFF"/>
        </w:rPr>
        <w:t xml:space="preserve"> 2:2,3)</w:t>
      </w:r>
    </w:p>
    <w:p w14:paraId="181A46E8" w14:textId="77777777" w:rsidR="00111B9F" w:rsidRPr="00FA5CF5" w:rsidRDefault="00111B9F">
      <w:pPr>
        <w:pStyle w:val="Prrafodelista"/>
        <w:numPr>
          <w:ilvl w:val="0"/>
          <w:numId w:val="2"/>
        </w:numPr>
        <w:rPr>
          <w:rStyle w:val="text"/>
          <w:rFonts w:ascii="Times New Roman" w:hAnsi="Times New Roman" w:cs="Times New Roman"/>
        </w:rPr>
        <w:pPrChange w:id="118" w:author="Karen Elizabeth Clark Bonilla" w:date="2025-10-31T14:39:00Z" w16du:dateUtc="2025-10-31T20:39:00Z">
          <w:pPr>
            <w:pStyle w:val="Prrafodelista"/>
          </w:pPr>
        </w:pPrChange>
      </w:pPr>
    </w:p>
    <w:p w14:paraId="5EE90B22" w14:textId="3D3AF3C4" w:rsidR="008065C2" w:rsidRPr="00FA5CF5" w:rsidDel="00AF1ED8" w:rsidRDefault="008065C2" w:rsidP="008065C2">
      <w:pPr>
        <w:pStyle w:val="Prrafodelista"/>
        <w:rPr>
          <w:del w:id="119" w:author="Karen Elizabeth Clark Bonilla" w:date="2025-10-31T14:49:00Z" w16du:dateUtc="2025-10-31T20:49:00Z"/>
          <w:rFonts w:ascii="Times New Roman" w:hAnsi="Times New Roman" w:cs="Times New Roman"/>
        </w:rPr>
      </w:pPr>
      <w:r w:rsidRPr="00FA5CF5">
        <w:rPr>
          <w:rStyle w:val="text"/>
          <w:rFonts w:ascii="Times New Roman" w:hAnsi="Times New Roman" w:cs="Times New Roman"/>
          <w:b/>
          <w:bCs/>
          <w:color w:val="000000"/>
          <w:shd w:val="clear" w:color="auto" w:fill="FFFFFF"/>
          <w:vertAlign w:val="superscript"/>
        </w:rPr>
        <w:t>“</w:t>
      </w:r>
      <w:r w:rsidR="004B682E" w:rsidRPr="00FA5CF5">
        <w:rPr>
          <w:rFonts w:ascii="Times New Roman" w:hAnsi="Times New Roman" w:cs="Times New Roman"/>
        </w:rPr>
        <w:t>Dios vio que el sábado era esencial para el hombre, aun en el paraíso. Necesitaba dejar a un lado sus propios intereses y actividades durante un día de cada siete para poder contemplar más plenamente las obras de Dios y meditar en su poder y bondad. Necesitaba el sábado para recordar con mayor eficacia la existencia de Dios, y para despertar su gratitud hacia él, pues todo lo que disfrutaba y poseía tenía su origen en la mano bondadosa del Creador” (</w:t>
      </w:r>
      <w:del w:id="120" w:author="Karen Elizabeth Clark Bonilla" w:date="2025-10-31T14:36:00Z" w16du:dateUtc="2025-10-31T20:36:00Z">
        <w:r w:rsidR="004B682E" w:rsidRPr="00FA5CF5" w:rsidDel="008879C6">
          <w:rPr>
            <w:rFonts w:ascii="Times New Roman" w:hAnsi="Times New Roman" w:cs="Times New Roman"/>
          </w:rPr>
          <w:delText>pag</w:delText>
        </w:r>
      </w:del>
      <w:ins w:id="121" w:author="Karen Elizabeth Clark Bonilla" w:date="2025-10-31T14:36:00Z" w16du:dateUtc="2025-10-31T20:36:00Z">
        <w:r w:rsidR="008879C6" w:rsidRPr="00FA5CF5">
          <w:rPr>
            <w:rFonts w:ascii="Times New Roman" w:hAnsi="Times New Roman" w:cs="Times New Roman"/>
          </w:rPr>
          <w:t>pág.</w:t>
        </w:r>
      </w:ins>
      <w:r w:rsidR="004B682E" w:rsidRPr="00FA5CF5">
        <w:rPr>
          <w:rFonts w:ascii="Times New Roman" w:hAnsi="Times New Roman" w:cs="Times New Roman"/>
        </w:rPr>
        <w:t xml:space="preserve"> 24)</w:t>
      </w:r>
    </w:p>
    <w:p w14:paraId="1923C89B" w14:textId="77777777" w:rsidR="00111B9F" w:rsidRPr="00FA5CF5" w:rsidRDefault="00111B9F" w:rsidP="00AF1ED8">
      <w:pPr>
        <w:pStyle w:val="Prrafodelista"/>
        <w:rPr>
          <w:rFonts w:ascii="Times New Roman" w:hAnsi="Times New Roman" w:cs="Times New Roman"/>
        </w:rPr>
      </w:pPr>
    </w:p>
    <w:p w14:paraId="3A66C151" w14:textId="44C5490F" w:rsidR="004B682E" w:rsidRPr="00FA5CF5" w:rsidDel="002B15E2" w:rsidRDefault="00330E84" w:rsidP="00111B9F">
      <w:pPr>
        <w:pStyle w:val="Prrafodelista"/>
        <w:numPr>
          <w:ilvl w:val="0"/>
          <w:numId w:val="2"/>
        </w:numPr>
        <w:rPr>
          <w:del w:id="122" w:author="Karen Elizabeth Clark Bonilla" w:date="2025-10-31T14:39:00Z" w16du:dateUtc="2025-10-31T20:39:00Z"/>
          <w:rFonts w:ascii="Times New Roman" w:hAnsi="Times New Roman" w:cs="Times New Roman"/>
        </w:rPr>
      </w:pPr>
      <w:r w:rsidRPr="00FA5CF5">
        <w:rPr>
          <w:rFonts w:ascii="Times New Roman" w:hAnsi="Times New Roman" w:cs="Times New Roman"/>
        </w:rPr>
        <w:t>“No es bueno que el hombre esté solo: le haré ayuda idónea para él” (</w:t>
      </w:r>
      <w:del w:id="123" w:author="Karen Elizabeth Clark Bonilla" w:date="2025-10-31T14:36:00Z" w16du:dateUtc="2025-10-31T20:36:00Z">
        <w:r w:rsidRPr="00FA5CF5" w:rsidDel="008879C6">
          <w:rPr>
            <w:rFonts w:ascii="Times New Roman" w:hAnsi="Times New Roman" w:cs="Times New Roman"/>
          </w:rPr>
          <w:delText>rvc</w:delText>
        </w:r>
      </w:del>
      <w:ins w:id="124" w:author="Karen Elizabeth Clark Bonilla" w:date="2025-10-31T14:36:00Z" w16du:dateUtc="2025-10-31T20:36:00Z">
        <w:r w:rsidR="008879C6" w:rsidRPr="00FA5CF5">
          <w:rPr>
            <w:rFonts w:ascii="Times New Roman" w:hAnsi="Times New Roman" w:cs="Times New Roman"/>
          </w:rPr>
          <w:t>RVC</w:t>
        </w:r>
      </w:ins>
      <w:r w:rsidRPr="00FA5CF5">
        <w:rPr>
          <w:rFonts w:ascii="Times New Roman" w:hAnsi="Times New Roman" w:cs="Times New Roman"/>
        </w:rPr>
        <w:t xml:space="preserve">) </w:t>
      </w:r>
      <w:del w:id="125" w:author="Karen Elizabeth Clark Bonilla" w:date="2025-10-31T14:36:00Z" w16du:dateUtc="2025-10-31T20:36:00Z">
        <w:r w:rsidRPr="00FA5CF5" w:rsidDel="008879C6">
          <w:rPr>
            <w:rFonts w:ascii="Times New Roman" w:hAnsi="Times New Roman" w:cs="Times New Roman"/>
          </w:rPr>
          <w:delText>( Génesis</w:delText>
        </w:r>
      </w:del>
      <w:ins w:id="126" w:author="Karen Elizabeth Clark Bonilla" w:date="2025-10-31T14:36:00Z" w16du:dateUtc="2025-10-31T20:36:00Z">
        <w:r w:rsidR="008879C6" w:rsidRPr="00FA5CF5">
          <w:rPr>
            <w:rFonts w:ascii="Times New Roman" w:hAnsi="Times New Roman" w:cs="Times New Roman"/>
          </w:rPr>
          <w:t>(Génesis</w:t>
        </w:r>
      </w:ins>
      <w:r w:rsidRPr="00FA5CF5">
        <w:rPr>
          <w:rFonts w:ascii="Times New Roman" w:hAnsi="Times New Roman" w:cs="Times New Roman"/>
        </w:rPr>
        <w:t xml:space="preserve"> 2:18.)</w:t>
      </w:r>
    </w:p>
    <w:p w14:paraId="0F996075" w14:textId="77777777" w:rsidR="003E6480" w:rsidRPr="00FA5CF5" w:rsidRDefault="003E6480">
      <w:pPr>
        <w:pStyle w:val="Prrafodelista"/>
        <w:numPr>
          <w:ilvl w:val="0"/>
          <w:numId w:val="2"/>
        </w:numPr>
        <w:rPr>
          <w:rFonts w:ascii="Times New Roman" w:hAnsi="Times New Roman" w:cs="Times New Roman"/>
        </w:rPr>
        <w:pPrChange w:id="127" w:author="Karen Elizabeth Clark Bonilla" w:date="2025-10-31T14:39:00Z" w16du:dateUtc="2025-10-31T20:39:00Z">
          <w:pPr>
            <w:pStyle w:val="Prrafodelista"/>
          </w:pPr>
        </w:pPrChange>
      </w:pPr>
    </w:p>
    <w:p w14:paraId="2C58295D" w14:textId="6CB887A4" w:rsidR="00330E84" w:rsidRPr="00FA5CF5" w:rsidRDefault="003E6480" w:rsidP="003E6480">
      <w:pPr>
        <w:pStyle w:val="Prrafodelista"/>
        <w:rPr>
          <w:rFonts w:ascii="Times New Roman" w:hAnsi="Times New Roman" w:cs="Times New Roman"/>
        </w:rPr>
      </w:pPr>
      <w:r w:rsidRPr="00FA5CF5">
        <w:rPr>
          <w:rFonts w:ascii="Times New Roman" w:hAnsi="Times New Roman" w:cs="Times New Roman"/>
        </w:rPr>
        <w:t>“Dios mismo dio a Adán una compañera. Le proveyó de una “ayuda idónea para él”, alguien que realmente le correspondía, una persona digna y apropiada para ser su compañera y que podría ser una sola cosa con él en amor y compañerismo” (</w:t>
      </w:r>
      <w:del w:id="128" w:author="Karen Elizabeth Clark Bonilla" w:date="2025-10-31T14:36:00Z" w16du:dateUtc="2025-10-31T20:36:00Z">
        <w:r w:rsidRPr="00FA5CF5" w:rsidDel="008879C6">
          <w:rPr>
            <w:rFonts w:ascii="Times New Roman" w:hAnsi="Times New Roman" w:cs="Times New Roman"/>
          </w:rPr>
          <w:delText>pag</w:delText>
        </w:r>
      </w:del>
      <w:ins w:id="129" w:author="Karen Elizabeth Clark Bonilla" w:date="2025-10-31T14:36:00Z" w16du:dateUtc="2025-10-31T20:36:00Z">
        <w:r w:rsidR="008879C6" w:rsidRPr="00FA5CF5">
          <w:rPr>
            <w:rFonts w:ascii="Times New Roman" w:hAnsi="Times New Roman" w:cs="Times New Roman"/>
          </w:rPr>
          <w:t>pág.</w:t>
        </w:r>
      </w:ins>
      <w:r w:rsidRPr="00FA5CF5">
        <w:rPr>
          <w:rFonts w:ascii="Times New Roman" w:hAnsi="Times New Roman" w:cs="Times New Roman"/>
        </w:rPr>
        <w:t xml:space="preserve"> 22)</w:t>
      </w:r>
    </w:p>
    <w:p w14:paraId="63613C17" w14:textId="77777777" w:rsidR="00DA4053" w:rsidRPr="00FA5CF5" w:rsidRDefault="00DA4053" w:rsidP="003E6480">
      <w:pPr>
        <w:pStyle w:val="Prrafodelista"/>
        <w:rPr>
          <w:rFonts w:ascii="Times New Roman" w:hAnsi="Times New Roman" w:cs="Times New Roman"/>
        </w:rPr>
      </w:pPr>
    </w:p>
    <w:p w14:paraId="717E75BA" w14:textId="4A04A74F" w:rsidR="00DA4053" w:rsidRPr="00FA5CF5" w:rsidRDefault="00DA4053" w:rsidP="003E6480">
      <w:pPr>
        <w:pStyle w:val="Prrafodelista"/>
        <w:rPr>
          <w:ins w:id="130" w:author="Karen Elizabeth Clark Bonilla" w:date="2025-10-31T14:40:00Z" w16du:dateUtc="2025-10-31T20:40:00Z"/>
          <w:rFonts w:ascii="Times New Roman" w:hAnsi="Times New Roman" w:cs="Times New Roman"/>
        </w:rPr>
      </w:pPr>
      <w:r w:rsidRPr="00FA5CF5">
        <w:rPr>
          <w:rFonts w:ascii="Times New Roman" w:hAnsi="Times New Roman" w:cs="Times New Roman"/>
        </w:rPr>
        <w:t>Concepto</w:t>
      </w:r>
    </w:p>
    <w:p w14:paraId="3793654F" w14:textId="71D26475" w:rsidR="002B15E2" w:rsidRPr="00FA5CF5" w:rsidRDefault="002819A3" w:rsidP="002B15E2">
      <w:pPr>
        <w:pStyle w:val="Prrafodelista"/>
        <w:numPr>
          <w:ilvl w:val="0"/>
          <w:numId w:val="2"/>
        </w:numPr>
        <w:rPr>
          <w:ins w:id="131" w:author="Karen Elizabeth Clark Bonilla" w:date="2025-10-31T14:44:00Z" w16du:dateUtc="2025-10-31T20:44:00Z"/>
          <w:rFonts w:ascii="Times New Roman" w:hAnsi="Times New Roman" w:cs="Times New Roman"/>
        </w:rPr>
      </w:pPr>
      <w:ins w:id="132" w:author="Karen Elizabeth Clark Bonilla" w:date="2025-10-31T14:44:00Z" w16du:dateUtc="2025-10-31T20:44:00Z">
        <w:r w:rsidRPr="00FA5CF5">
          <w:rPr>
            <w:rFonts w:ascii="Times New Roman" w:hAnsi="Times New Roman" w:cs="Times New Roman"/>
          </w:rPr>
          <w:t>Huerto:</w:t>
        </w:r>
      </w:ins>
      <w:ins w:id="133" w:author="Karen Elizabeth Clark Bonilla" w:date="2025-10-31T14:42:00Z" w16du:dateUtc="2025-10-31T20:42:00Z">
        <w:r w:rsidR="00DD2EDE" w:rsidRPr="00FA5CF5">
          <w:rPr>
            <w:rFonts w:ascii="Times New Roman" w:hAnsi="Times New Roman" w:cs="Times New Roman"/>
          </w:rPr>
          <w:t xml:space="preserve"> </w:t>
        </w:r>
        <w:r w:rsidR="000B67A0" w:rsidRPr="00FA5CF5">
          <w:rPr>
            <w:rFonts w:ascii="Times New Roman" w:hAnsi="Times New Roman" w:cs="Times New Roman"/>
          </w:rPr>
          <w:t xml:space="preserve">lugar donde hay árboles de toda variedad, muchos de ellos cargados de aromáticas y deliciosas </w:t>
        </w:r>
      </w:ins>
      <w:ins w:id="134" w:author="Karen Elizabeth Clark Bonilla" w:date="2025-10-31T14:44:00Z" w16du:dateUtc="2025-10-31T20:44:00Z">
        <w:r w:rsidRPr="00FA5CF5">
          <w:rPr>
            <w:rFonts w:ascii="Times New Roman" w:hAnsi="Times New Roman" w:cs="Times New Roman"/>
          </w:rPr>
          <w:t>frutas, hermosas</w:t>
        </w:r>
      </w:ins>
      <w:ins w:id="135" w:author="Karen Elizabeth Clark Bonilla" w:date="2025-10-31T14:42:00Z" w16du:dateUtc="2025-10-31T20:42:00Z">
        <w:r w:rsidR="000B67A0" w:rsidRPr="00FA5CF5">
          <w:rPr>
            <w:rFonts w:ascii="Times New Roman" w:hAnsi="Times New Roman" w:cs="Times New Roman"/>
          </w:rPr>
          <w:t xml:space="preserve"> plantas trepadoras,</w:t>
        </w:r>
      </w:ins>
      <w:ins w:id="136" w:author="Karen Elizabeth Clark Bonilla" w:date="2025-10-31T14:43:00Z" w16du:dateUtc="2025-10-31T20:43:00Z">
        <w:r w:rsidR="000B67A0" w:rsidRPr="00FA5CF5">
          <w:rPr>
            <w:rFonts w:ascii="Times New Roman" w:hAnsi="Times New Roman" w:cs="Times New Roman"/>
          </w:rPr>
          <w:t xml:space="preserve"> </w:t>
        </w:r>
      </w:ins>
      <w:ins w:id="137" w:author="Karen Elizabeth Clark Bonilla" w:date="2025-10-31T14:42:00Z" w16du:dateUtc="2025-10-31T20:42:00Z">
        <w:r w:rsidR="000B67A0" w:rsidRPr="00FA5CF5">
          <w:rPr>
            <w:rFonts w:ascii="Times New Roman" w:hAnsi="Times New Roman" w:cs="Times New Roman"/>
          </w:rPr>
          <w:t>tentadora fruta de los más ricos y variados matices.</w:t>
        </w:r>
      </w:ins>
    </w:p>
    <w:p w14:paraId="09E4FBFE" w14:textId="75AEBDC0" w:rsidR="002819A3" w:rsidRPr="00FA5CF5" w:rsidDel="00B0600B" w:rsidRDefault="00B0600B">
      <w:pPr>
        <w:pStyle w:val="Prrafodelista"/>
        <w:numPr>
          <w:ilvl w:val="0"/>
          <w:numId w:val="2"/>
        </w:numPr>
        <w:rPr>
          <w:del w:id="138" w:author="Karen Elizabeth Clark Bonilla" w:date="2025-10-31T14:48:00Z" w16du:dateUtc="2025-10-31T20:48:00Z"/>
          <w:rFonts w:ascii="Times New Roman" w:hAnsi="Times New Roman" w:cs="Times New Roman"/>
        </w:rPr>
        <w:pPrChange w:id="139" w:author="Karen Elizabeth Clark Bonilla" w:date="2025-10-31T14:40:00Z" w16du:dateUtc="2025-10-31T20:40:00Z">
          <w:pPr>
            <w:pStyle w:val="Prrafodelista"/>
          </w:pPr>
        </w:pPrChange>
      </w:pPr>
      <w:ins w:id="140" w:author="Karen Elizabeth Clark Bonilla" w:date="2025-10-31T14:47:00Z" w16du:dateUtc="2025-10-31T20:47:00Z">
        <w:r w:rsidRPr="00FA5CF5">
          <w:rPr>
            <w:rFonts w:ascii="Times New Roman" w:hAnsi="Times New Roman" w:cs="Times New Roman"/>
          </w:rPr>
          <w:t>V</w:t>
        </w:r>
      </w:ins>
      <w:ins w:id="141" w:author="Karen Elizabeth Clark Bonilla" w:date="2025-10-31T14:48:00Z" w16du:dateUtc="2025-10-31T20:48:00Z">
        <w:r w:rsidRPr="00FA5CF5">
          <w:rPr>
            <w:rFonts w:ascii="Times New Roman" w:hAnsi="Times New Roman" w:cs="Times New Roman"/>
          </w:rPr>
          <w:t xml:space="preserve">estimenta de </w:t>
        </w:r>
        <w:proofErr w:type="gramStart"/>
        <w:r w:rsidRPr="00FA5CF5">
          <w:rPr>
            <w:rFonts w:ascii="Times New Roman" w:hAnsi="Times New Roman" w:cs="Times New Roman"/>
          </w:rPr>
          <w:t>luz :</w:t>
        </w:r>
      </w:ins>
      <w:proofErr w:type="gramEnd"/>
    </w:p>
    <w:p w14:paraId="1CE8EE73" w14:textId="4F938CF3" w:rsidR="00DA4053" w:rsidRPr="00FA5CF5" w:rsidRDefault="00B0600B" w:rsidP="00B0600B">
      <w:pPr>
        <w:pStyle w:val="Prrafodelista"/>
        <w:numPr>
          <w:ilvl w:val="0"/>
          <w:numId w:val="2"/>
        </w:numPr>
        <w:rPr>
          <w:ins w:id="142" w:author="Karen Elizabeth Clark Bonilla" w:date="2025-10-31T14:49:00Z" w16du:dateUtc="2025-10-31T20:49:00Z"/>
          <w:rFonts w:ascii="Times New Roman" w:hAnsi="Times New Roman" w:cs="Times New Roman"/>
        </w:rPr>
      </w:pPr>
      <w:ins w:id="143" w:author="Karen Elizabeth Clark Bonilla" w:date="2025-10-31T14:48:00Z" w16du:dateUtc="2025-10-31T20:48:00Z">
        <w:r w:rsidRPr="00FA5CF5">
          <w:rPr>
            <w:rFonts w:ascii="Times New Roman" w:hAnsi="Times New Roman" w:cs="Times New Roman"/>
          </w:rPr>
          <w:t xml:space="preserve">una </w:t>
        </w:r>
        <w:proofErr w:type="gramStart"/>
        <w:r w:rsidRPr="00FA5CF5">
          <w:rPr>
            <w:rFonts w:ascii="Times New Roman" w:hAnsi="Times New Roman" w:cs="Times New Roman"/>
          </w:rPr>
          <w:t>envoltura  de</w:t>
        </w:r>
        <w:proofErr w:type="gramEnd"/>
        <w:r w:rsidRPr="00FA5CF5">
          <w:rPr>
            <w:rFonts w:ascii="Times New Roman" w:hAnsi="Times New Roman" w:cs="Times New Roman"/>
          </w:rPr>
          <w:t xml:space="preserve"> luz y gloria, como la que rodea a los ángeles.</w:t>
        </w:r>
        <w:r w:rsidR="00AF1ED8" w:rsidRPr="00FA5CF5">
          <w:rPr>
            <w:rFonts w:ascii="Times New Roman" w:hAnsi="Times New Roman" w:cs="Times New Roman"/>
          </w:rPr>
          <w:t xml:space="preserve"> Que rodeaba a nuestros pr</w:t>
        </w:r>
      </w:ins>
      <w:ins w:id="144" w:author="Karen Elizabeth Clark Bonilla" w:date="2025-10-31T14:49:00Z" w16du:dateUtc="2025-10-31T20:49:00Z">
        <w:r w:rsidR="00AF1ED8" w:rsidRPr="00FA5CF5">
          <w:rPr>
            <w:rFonts w:ascii="Times New Roman" w:hAnsi="Times New Roman" w:cs="Times New Roman"/>
          </w:rPr>
          <w:t xml:space="preserve">imeros padres mientras permanecieron </w:t>
        </w:r>
      </w:ins>
      <w:ins w:id="145" w:author="Karen Elizabeth Clark Bonilla" w:date="2025-10-31T14:48:00Z" w16du:dateUtc="2025-10-31T20:48:00Z">
        <w:r w:rsidRPr="00FA5CF5">
          <w:rPr>
            <w:rFonts w:ascii="Times New Roman" w:hAnsi="Times New Roman" w:cs="Times New Roman"/>
          </w:rPr>
          <w:t>obedeciendo a Dios</w:t>
        </w:r>
      </w:ins>
      <w:ins w:id="146" w:author="Karen Elizabeth Clark Bonilla" w:date="2025-10-31T14:49:00Z" w16du:dateUtc="2025-10-31T20:49:00Z">
        <w:r w:rsidR="00AF1ED8" w:rsidRPr="00FA5CF5">
          <w:rPr>
            <w:rFonts w:ascii="Times New Roman" w:hAnsi="Times New Roman" w:cs="Times New Roman"/>
          </w:rPr>
          <w:t>.</w:t>
        </w:r>
      </w:ins>
    </w:p>
    <w:p w14:paraId="389AB5AF" w14:textId="75C61325" w:rsidR="00AF1ED8" w:rsidRPr="00FA5CF5" w:rsidRDefault="00BB031A">
      <w:pPr>
        <w:pStyle w:val="Prrafodelista"/>
        <w:numPr>
          <w:ilvl w:val="0"/>
          <w:numId w:val="2"/>
        </w:numPr>
        <w:rPr>
          <w:rFonts w:ascii="Times New Roman" w:hAnsi="Times New Roman" w:cs="Times New Roman"/>
        </w:rPr>
        <w:pPrChange w:id="147" w:author="Karen Elizabeth Clark Bonilla" w:date="2025-10-31T14:48:00Z" w16du:dateUtc="2025-10-31T20:48:00Z">
          <w:pPr>
            <w:pStyle w:val="Prrafodelista"/>
          </w:pPr>
        </w:pPrChange>
      </w:pPr>
      <w:ins w:id="148" w:author="Karen Elizabeth Clark Bonilla" w:date="2025-10-31T14:49:00Z" w16du:dateUtc="2025-10-31T20:49:00Z">
        <w:r w:rsidRPr="00FA5CF5">
          <w:rPr>
            <w:rFonts w:ascii="Times New Roman" w:hAnsi="Times New Roman" w:cs="Times New Roman"/>
          </w:rPr>
          <w:t xml:space="preserve">Ayuda idónea: </w:t>
        </w:r>
      </w:ins>
      <w:ins w:id="149" w:author="Karen Elizabeth Clark Bonilla" w:date="2025-10-31T14:50:00Z" w16du:dateUtc="2025-10-31T20:50:00Z">
        <w:r w:rsidR="003D0824" w:rsidRPr="00FA5CF5">
          <w:rPr>
            <w:rFonts w:ascii="Times New Roman" w:hAnsi="Times New Roman" w:cs="Times New Roman"/>
          </w:rPr>
          <w:t>alguien que realmente le corresponde, una persona digna y apropiada para ser compañera.</w:t>
        </w:r>
      </w:ins>
    </w:p>
    <w:p w14:paraId="22DE223A" w14:textId="77777777" w:rsidR="00DA4053" w:rsidRPr="00FA5CF5" w:rsidRDefault="00DA4053" w:rsidP="003E6480">
      <w:pPr>
        <w:pStyle w:val="Prrafodelista"/>
        <w:rPr>
          <w:rFonts w:ascii="Times New Roman" w:hAnsi="Times New Roman" w:cs="Times New Roman"/>
        </w:rPr>
      </w:pPr>
    </w:p>
    <w:p w14:paraId="5FB44AD4" w14:textId="77777777" w:rsidR="00DA4053" w:rsidRPr="00FA5CF5" w:rsidRDefault="00DA4053" w:rsidP="003E6480">
      <w:pPr>
        <w:pStyle w:val="Prrafodelista"/>
        <w:rPr>
          <w:rFonts w:ascii="Times New Roman" w:hAnsi="Times New Roman" w:cs="Times New Roman"/>
        </w:rPr>
      </w:pPr>
    </w:p>
    <w:p w14:paraId="0F158296" w14:textId="6F9098EB" w:rsidR="00DA4053" w:rsidRPr="00FA5CF5" w:rsidRDefault="00DA4053" w:rsidP="003E6480">
      <w:pPr>
        <w:pStyle w:val="Prrafodelista"/>
        <w:rPr>
          <w:rFonts w:ascii="Times New Roman" w:hAnsi="Times New Roman" w:cs="Times New Roman"/>
        </w:rPr>
      </w:pPr>
      <w:r w:rsidRPr="00FA5CF5">
        <w:rPr>
          <w:rFonts w:ascii="Times New Roman" w:hAnsi="Times New Roman" w:cs="Times New Roman"/>
        </w:rPr>
        <w:t xml:space="preserve">Palabras </w:t>
      </w:r>
      <w:del w:id="150" w:author="Karen Elizabeth Clark Bonilla" w:date="2025-10-31T14:36:00Z" w16du:dateUtc="2025-10-31T20:36:00Z">
        <w:r w:rsidRPr="00FA5CF5" w:rsidDel="008879C6">
          <w:rPr>
            <w:rFonts w:ascii="Times New Roman" w:hAnsi="Times New Roman" w:cs="Times New Roman"/>
          </w:rPr>
          <w:delText>claves :</w:delText>
        </w:r>
      </w:del>
      <w:ins w:id="151" w:author="Karen Elizabeth Clark Bonilla" w:date="2025-10-31T14:36:00Z" w16du:dateUtc="2025-10-31T20:36:00Z">
        <w:r w:rsidR="008879C6" w:rsidRPr="00FA5CF5">
          <w:rPr>
            <w:rFonts w:ascii="Times New Roman" w:hAnsi="Times New Roman" w:cs="Times New Roman"/>
          </w:rPr>
          <w:t>claves:</w:t>
        </w:r>
      </w:ins>
      <w:r w:rsidRPr="00FA5CF5">
        <w:rPr>
          <w:rFonts w:ascii="Times New Roman" w:hAnsi="Times New Roman" w:cs="Times New Roman"/>
        </w:rPr>
        <w:t xml:space="preserve"> </w:t>
      </w:r>
      <w:del w:id="152" w:author="Karen Elizabeth Clark Bonilla" w:date="2025-10-31T14:36:00Z" w16du:dateUtc="2025-10-31T20:36:00Z">
        <w:r w:rsidRPr="00FA5CF5" w:rsidDel="008879C6">
          <w:rPr>
            <w:rFonts w:ascii="Times New Roman" w:hAnsi="Times New Roman" w:cs="Times New Roman"/>
          </w:rPr>
          <w:delText>sábado ,</w:delText>
        </w:r>
      </w:del>
      <w:ins w:id="153" w:author="Karen Elizabeth Clark Bonilla" w:date="2025-10-31T14:36:00Z" w16du:dateUtc="2025-10-31T20:36:00Z">
        <w:r w:rsidR="008879C6" w:rsidRPr="00FA5CF5">
          <w:rPr>
            <w:rFonts w:ascii="Times New Roman" w:hAnsi="Times New Roman" w:cs="Times New Roman"/>
          </w:rPr>
          <w:t>sábado,</w:t>
        </w:r>
      </w:ins>
      <w:r w:rsidRPr="00FA5CF5">
        <w:rPr>
          <w:rFonts w:ascii="Times New Roman" w:hAnsi="Times New Roman" w:cs="Times New Roman"/>
        </w:rPr>
        <w:t xml:space="preserve"> </w:t>
      </w:r>
      <w:del w:id="154" w:author="Karen Elizabeth Clark Bonilla" w:date="2025-10-31T14:36:00Z" w16du:dateUtc="2025-10-31T20:36:00Z">
        <w:r w:rsidRPr="00FA5CF5" w:rsidDel="008879C6">
          <w:rPr>
            <w:rFonts w:ascii="Times New Roman" w:hAnsi="Times New Roman" w:cs="Times New Roman"/>
          </w:rPr>
          <w:delText>hombre ,</w:delText>
        </w:r>
      </w:del>
      <w:ins w:id="155" w:author="Karen Elizabeth Clark Bonilla" w:date="2025-10-31T14:36:00Z" w16du:dateUtc="2025-10-31T20:36:00Z">
        <w:r w:rsidR="008879C6" w:rsidRPr="00FA5CF5">
          <w:rPr>
            <w:rFonts w:ascii="Times New Roman" w:hAnsi="Times New Roman" w:cs="Times New Roman"/>
          </w:rPr>
          <w:t>hombre,</w:t>
        </w:r>
      </w:ins>
      <w:r w:rsidRPr="00FA5CF5">
        <w:rPr>
          <w:rFonts w:ascii="Times New Roman" w:hAnsi="Times New Roman" w:cs="Times New Roman"/>
        </w:rPr>
        <w:t xml:space="preserve"> </w:t>
      </w:r>
      <w:r w:rsidR="00E66D07" w:rsidRPr="00FA5CF5">
        <w:rPr>
          <w:rFonts w:ascii="Times New Roman" w:hAnsi="Times New Roman" w:cs="Times New Roman"/>
        </w:rPr>
        <w:t xml:space="preserve">obras </w:t>
      </w:r>
    </w:p>
    <w:p w14:paraId="78D408BC" w14:textId="3F88B0A0" w:rsidR="003D0824" w:rsidRPr="00FA5CF5" w:rsidRDefault="00944B92" w:rsidP="003E6480">
      <w:pPr>
        <w:pStyle w:val="Prrafodelista"/>
        <w:rPr>
          <w:rFonts w:ascii="Times New Roman" w:hAnsi="Times New Roman" w:cs="Times New Roman"/>
        </w:rPr>
      </w:pPr>
      <w:r w:rsidRPr="00FA5CF5">
        <w:rPr>
          <w:rFonts w:ascii="Times New Roman" w:hAnsi="Times New Roman" w:cs="Times New Roman"/>
        </w:rPr>
        <w:t xml:space="preserve">                                        </w:t>
      </w:r>
      <w:r w:rsidR="001D0840" w:rsidRPr="00FA5CF5">
        <w:rPr>
          <w:rFonts w:ascii="Times New Roman" w:hAnsi="Times New Roman" w:cs="Times New Roman"/>
        </w:rPr>
        <w:t>Conclusiones</w:t>
      </w:r>
    </w:p>
    <w:p w14:paraId="4D69E0C4" w14:textId="77777777" w:rsidR="00944B92" w:rsidRPr="00FA5CF5" w:rsidRDefault="00944B92" w:rsidP="003E6480">
      <w:pPr>
        <w:pStyle w:val="Prrafodelista"/>
        <w:rPr>
          <w:rFonts w:ascii="Times New Roman" w:hAnsi="Times New Roman" w:cs="Times New Roman"/>
        </w:rPr>
      </w:pPr>
    </w:p>
    <w:p w14:paraId="12C59C76" w14:textId="0AEB475E" w:rsidR="003D0824" w:rsidRPr="00FA5CF5" w:rsidRDefault="001D0840" w:rsidP="003E6480">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es el único creador por excelencia , nada se escapa de su presencia y todo es hecho con sumo detalle , pero </w:t>
      </w:r>
      <w:r w:rsidR="003E23B7" w:rsidRPr="00FA5CF5">
        <w:rPr>
          <w:rFonts w:ascii="Times New Roman" w:hAnsi="Times New Roman" w:cs="Times New Roman"/>
        </w:rPr>
        <w:t xml:space="preserve">el hombre era tan importante que a pesar de crear todo solo con el sonido de su voz , se detuvo a crear con sus propias manos a este , como un escultor , planeo meticulosamente cada detalle del mismo , </w:t>
      </w:r>
      <w:r w:rsidR="00581905" w:rsidRPr="00FA5CF5">
        <w:rPr>
          <w:rFonts w:ascii="Times New Roman" w:hAnsi="Times New Roman" w:cs="Times New Roman"/>
        </w:rPr>
        <w:t xml:space="preserve">la perfección </w:t>
      </w:r>
      <w:r w:rsidR="00581905" w:rsidRPr="00FA5CF5">
        <w:rPr>
          <w:rFonts w:ascii="Times New Roman" w:hAnsi="Times New Roman" w:cs="Times New Roman"/>
        </w:rPr>
        <w:lastRenderedPageBreak/>
        <w:t xml:space="preserve">dado a ellos era a base de su imagen , tanto físicamente como en el ámbito de </w:t>
      </w:r>
      <w:r w:rsidR="0018288F" w:rsidRPr="00FA5CF5">
        <w:rPr>
          <w:rFonts w:ascii="Times New Roman" w:hAnsi="Times New Roman" w:cs="Times New Roman"/>
        </w:rPr>
        <w:t>carácter</w:t>
      </w:r>
      <w:r w:rsidR="00581905" w:rsidRPr="00FA5CF5">
        <w:rPr>
          <w:rFonts w:ascii="Times New Roman" w:hAnsi="Times New Roman" w:cs="Times New Roman"/>
        </w:rPr>
        <w:t xml:space="preserve"> , la pareja bella e inmaculada , tenían los rasgos precisos que el deseaba para cada ser humano y muy fácilmente podemos a día de hoy hacer un </w:t>
      </w:r>
      <w:r w:rsidR="0018288F" w:rsidRPr="00FA5CF5">
        <w:rPr>
          <w:rFonts w:ascii="Times New Roman" w:hAnsi="Times New Roman" w:cs="Times New Roman"/>
        </w:rPr>
        <w:t>contraste</w:t>
      </w:r>
      <w:r w:rsidR="00581905" w:rsidRPr="00FA5CF5">
        <w:rPr>
          <w:rFonts w:ascii="Times New Roman" w:hAnsi="Times New Roman" w:cs="Times New Roman"/>
        </w:rPr>
        <w:t xml:space="preserve"> entre la perfección inicial y la degradación actual. Es inimaginable la vida </w:t>
      </w:r>
      <w:r w:rsidR="0018288F" w:rsidRPr="00FA5CF5">
        <w:rPr>
          <w:rFonts w:ascii="Times New Roman" w:hAnsi="Times New Roman" w:cs="Times New Roman"/>
        </w:rPr>
        <w:t>si aun siguiera el curso del inicio y jamás se hubiera conocido pecado.</w:t>
      </w:r>
    </w:p>
    <w:p w14:paraId="2212DE1A" w14:textId="2439EC48" w:rsidR="0018288F" w:rsidRPr="00FA5CF5" w:rsidRDefault="00CA179E" w:rsidP="003E6480">
      <w:pPr>
        <w:pStyle w:val="Prrafodelista"/>
        <w:numPr>
          <w:ilvl w:val="0"/>
          <w:numId w:val="2"/>
        </w:numPr>
        <w:rPr>
          <w:rFonts w:ascii="Times New Roman" w:hAnsi="Times New Roman" w:cs="Times New Roman"/>
        </w:rPr>
      </w:pPr>
      <w:r w:rsidRPr="00FA5CF5">
        <w:rPr>
          <w:rFonts w:ascii="Times New Roman" w:hAnsi="Times New Roman" w:cs="Times New Roman"/>
        </w:rPr>
        <w:t xml:space="preserve">Es increíble ver como la elección del compañero de vida te lleva a cultivar decisiones </w:t>
      </w:r>
      <w:r w:rsidR="008B2F77" w:rsidRPr="00FA5CF5">
        <w:rPr>
          <w:rFonts w:ascii="Times New Roman" w:hAnsi="Times New Roman" w:cs="Times New Roman"/>
        </w:rPr>
        <w:t>eternas (</w:t>
      </w:r>
      <w:r w:rsidRPr="00FA5CF5">
        <w:rPr>
          <w:rFonts w:ascii="Times New Roman" w:hAnsi="Times New Roman" w:cs="Times New Roman"/>
        </w:rPr>
        <w:t xml:space="preserve">tanto para condenación o </w:t>
      </w:r>
      <w:r w:rsidR="008B2F77" w:rsidRPr="00FA5CF5">
        <w:rPr>
          <w:rFonts w:ascii="Times New Roman" w:hAnsi="Times New Roman" w:cs="Times New Roman"/>
        </w:rPr>
        <w:t>salvación),</w:t>
      </w:r>
      <w:r w:rsidR="00A30BEA" w:rsidRPr="00FA5CF5">
        <w:rPr>
          <w:rFonts w:ascii="Times New Roman" w:hAnsi="Times New Roman" w:cs="Times New Roman"/>
        </w:rPr>
        <w:t xml:space="preserve"> </w:t>
      </w:r>
      <w:r w:rsidR="00476B19" w:rsidRPr="00FA5CF5">
        <w:rPr>
          <w:rFonts w:ascii="Times New Roman" w:hAnsi="Times New Roman" w:cs="Times New Roman"/>
        </w:rPr>
        <w:t xml:space="preserve">la vida puede llegar a ser plena si se elige y se </w:t>
      </w:r>
      <w:r w:rsidR="00F9151A" w:rsidRPr="00FA5CF5">
        <w:rPr>
          <w:rFonts w:ascii="Times New Roman" w:hAnsi="Times New Roman" w:cs="Times New Roman"/>
        </w:rPr>
        <w:t xml:space="preserve">lleva una vida conforme a los principios instituidos por </w:t>
      </w:r>
      <w:r w:rsidR="001712DF" w:rsidRPr="00FA5CF5">
        <w:rPr>
          <w:rFonts w:ascii="Times New Roman" w:hAnsi="Times New Roman" w:cs="Times New Roman"/>
        </w:rPr>
        <w:t>Dios</w:t>
      </w:r>
      <w:r w:rsidR="00F9151A" w:rsidRPr="00FA5CF5">
        <w:rPr>
          <w:rFonts w:ascii="Times New Roman" w:hAnsi="Times New Roman" w:cs="Times New Roman"/>
        </w:rPr>
        <w:t>.</w:t>
      </w:r>
      <w:r w:rsidR="006034AB" w:rsidRPr="00FA5CF5">
        <w:rPr>
          <w:rFonts w:ascii="Times New Roman" w:hAnsi="Times New Roman" w:cs="Times New Roman"/>
        </w:rPr>
        <w:t xml:space="preserve"> En su amor </w:t>
      </w:r>
      <w:r w:rsidR="008B2F77" w:rsidRPr="00FA5CF5">
        <w:rPr>
          <w:rFonts w:ascii="Times New Roman" w:hAnsi="Times New Roman" w:cs="Times New Roman"/>
        </w:rPr>
        <w:t>él</w:t>
      </w:r>
      <w:r w:rsidR="006034AB" w:rsidRPr="00FA5CF5">
        <w:rPr>
          <w:rFonts w:ascii="Times New Roman" w:hAnsi="Times New Roman" w:cs="Times New Roman"/>
        </w:rPr>
        <w:t xml:space="preserve"> nos </w:t>
      </w:r>
      <w:r w:rsidR="008B2F77" w:rsidRPr="00FA5CF5">
        <w:rPr>
          <w:rFonts w:ascii="Times New Roman" w:hAnsi="Times New Roman" w:cs="Times New Roman"/>
        </w:rPr>
        <w:t>dejó</w:t>
      </w:r>
      <w:r w:rsidR="006034AB" w:rsidRPr="00FA5CF5">
        <w:rPr>
          <w:rFonts w:ascii="Times New Roman" w:hAnsi="Times New Roman" w:cs="Times New Roman"/>
        </w:rPr>
        <w:t xml:space="preserve"> una compañía perfecta para ser </w:t>
      </w:r>
      <w:r w:rsidR="008B2F77" w:rsidRPr="00FA5CF5">
        <w:rPr>
          <w:rFonts w:ascii="Times New Roman" w:hAnsi="Times New Roman" w:cs="Times New Roman"/>
        </w:rPr>
        <w:t>consolación</w:t>
      </w:r>
      <w:r w:rsidR="006034AB" w:rsidRPr="00FA5CF5">
        <w:rPr>
          <w:rFonts w:ascii="Times New Roman" w:hAnsi="Times New Roman" w:cs="Times New Roman"/>
        </w:rPr>
        <w:t xml:space="preserve"> en </w:t>
      </w:r>
      <w:r w:rsidR="008136E7" w:rsidRPr="00FA5CF5">
        <w:rPr>
          <w:rFonts w:ascii="Times New Roman" w:hAnsi="Times New Roman" w:cs="Times New Roman"/>
        </w:rPr>
        <w:t xml:space="preserve">días </w:t>
      </w:r>
      <w:r w:rsidR="00C00941" w:rsidRPr="00FA5CF5">
        <w:rPr>
          <w:rFonts w:ascii="Times New Roman" w:hAnsi="Times New Roman" w:cs="Times New Roman"/>
        </w:rPr>
        <w:t>difíciles,</w:t>
      </w:r>
      <w:r w:rsidR="008136E7" w:rsidRPr="00FA5CF5">
        <w:rPr>
          <w:rFonts w:ascii="Times New Roman" w:hAnsi="Times New Roman" w:cs="Times New Roman"/>
        </w:rPr>
        <w:t xml:space="preserve"> para ser ayuda en momentos de </w:t>
      </w:r>
      <w:r w:rsidR="008B2F77" w:rsidRPr="00FA5CF5">
        <w:rPr>
          <w:rFonts w:ascii="Times New Roman" w:hAnsi="Times New Roman" w:cs="Times New Roman"/>
        </w:rPr>
        <w:t>angustia,</w:t>
      </w:r>
      <w:r w:rsidR="008136E7" w:rsidRPr="00FA5CF5">
        <w:rPr>
          <w:rFonts w:ascii="Times New Roman" w:hAnsi="Times New Roman" w:cs="Times New Roman"/>
        </w:rPr>
        <w:t xml:space="preserve"> para ser feliz</w:t>
      </w:r>
      <w:r w:rsidR="00651A5E" w:rsidRPr="00FA5CF5">
        <w:rPr>
          <w:rFonts w:ascii="Times New Roman" w:hAnsi="Times New Roman" w:cs="Times New Roman"/>
        </w:rPr>
        <w:t xml:space="preserve"> en este mundo tan </w:t>
      </w:r>
      <w:r w:rsidR="00927458" w:rsidRPr="00FA5CF5">
        <w:rPr>
          <w:rFonts w:ascii="Times New Roman" w:hAnsi="Times New Roman" w:cs="Times New Roman"/>
        </w:rPr>
        <w:t>caótico,</w:t>
      </w:r>
      <w:r w:rsidR="00E41C74" w:rsidRPr="00FA5CF5">
        <w:rPr>
          <w:rFonts w:ascii="Times New Roman" w:hAnsi="Times New Roman" w:cs="Times New Roman"/>
        </w:rPr>
        <w:t xml:space="preserve"> alguien con quien el trabajo no fuese tan pesado y nuestro deber fuese cumplido con satisfacción </w:t>
      </w:r>
      <w:r w:rsidR="00651A5E" w:rsidRPr="00FA5CF5">
        <w:rPr>
          <w:rFonts w:ascii="Times New Roman" w:hAnsi="Times New Roman" w:cs="Times New Roman"/>
        </w:rPr>
        <w:t xml:space="preserve">y principalmente para tener a alguien con quien luchar para un día finalmente volver a estar en plena comunión con </w:t>
      </w:r>
      <w:r w:rsidR="00641D9D" w:rsidRPr="00FA5CF5">
        <w:rPr>
          <w:rFonts w:ascii="Times New Roman" w:hAnsi="Times New Roman" w:cs="Times New Roman"/>
        </w:rPr>
        <w:t>él.</w:t>
      </w:r>
    </w:p>
    <w:p w14:paraId="7454F660" w14:textId="4BEB5E17" w:rsidR="00641D9D" w:rsidRPr="00FA5CF5" w:rsidRDefault="00C25F70" w:rsidP="003E6480">
      <w:pPr>
        <w:pStyle w:val="Prrafodelista"/>
        <w:numPr>
          <w:ilvl w:val="0"/>
          <w:numId w:val="2"/>
        </w:numPr>
        <w:rPr>
          <w:rFonts w:ascii="Times New Roman" w:hAnsi="Times New Roman" w:cs="Times New Roman"/>
        </w:rPr>
      </w:pPr>
      <w:r w:rsidRPr="00FA5CF5">
        <w:rPr>
          <w:rFonts w:ascii="Times New Roman" w:hAnsi="Times New Roman" w:cs="Times New Roman"/>
        </w:rPr>
        <w:t xml:space="preserve">Institución dada por </w:t>
      </w:r>
      <w:r w:rsidR="00384CCB" w:rsidRPr="00FA5CF5">
        <w:rPr>
          <w:rFonts w:ascii="Times New Roman" w:hAnsi="Times New Roman" w:cs="Times New Roman"/>
        </w:rPr>
        <w:t>D</w:t>
      </w:r>
      <w:r w:rsidRPr="00FA5CF5">
        <w:rPr>
          <w:rFonts w:ascii="Times New Roman" w:hAnsi="Times New Roman" w:cs="Times New Roman"/>
        </w:rPr>
        <w:t xml:space="preserve">ios para que un día a la semana nos </w:t>
      </w:r>
      <w:r w:rsidR="00384CCB" w:rsidRPr="00FA5CF5">
        <w:rPr>
          <w:rFonts w:ascii="Times New Roman" w:hAnsi="Times New Roman" w:cs="Times New Roman"/>
        </w:rPr>
        <w:t>desconectáramos</w:t>
      </w:r>
      <w:r w:rsidRPr="00FA5CF5">
        <w:rPr>
          <w:rFonts w:ascii="Times New Roman" w:hAnsi="Times New Roman" w:cs="Times New Roman"/>
        </w:rPr>
        <w:t xml:space="preserve"> de nuestros deberes diarios y pudiéramos dedicarlo plenamente a </w:t>
      </w:r>
      <w:r w:rsidR="00384CCB" w:rsidRPr="00FA5CF5">
        <w:rPr>
          <w:rFonts w:ascii="Times New Roman" w:hAnsi="Times New Roman" w:cs="Times New Roman"/>
        </w:rPr>
        <w:t>él,</w:t>
      </w:r>
      <w:r w:rsidR="00C735C8" w:rsidRPr="00FA5CF5">
        <w:rPr>
          <w:rFonts w:ascii="Times New Roman" w:hAnsi="Times New Roman" w:cs="Times New Roman"/>
        </w:rPr>
        <w:t xml:space="preserve"> un día donde la mente debía ocuparse meramente en asuntos celestiales</w:t>
      </w:r>
      <w:r w:rsidR="00384CCB" w:rsidRPr="00FA5CF5">
        <w:rPr>
          <w:rFonts w:ascii="Times New Roman" w:hAnsi="Times New Roman" w:cs="Times New Roman"/>
        </w:rPr>
        <w:t xml:space="preserve">, </w:t>
      </w:r>
      <w:r w:rsidR="00FA792D" w:rsidRPr="00FA5CF5">
        <w:rPr>
          <w:rFonts w:ascii="Times New Roman" w:hAnsi="Times New Roman" w:cs="Times New Roman"/>
        </w:rPr>
        <w:t xml:space="preserve">una conmemoración eterna para nuestra consciencia </w:t>
      </w:r>
      <w:r w:rsidR="000A30FF" w:rsidRPr="00FA5CF5">
        <w:rPr>
          <w:rFonts w:ascii="Times New Roman" w:hAnsi="Times New Roman" w:cs="Times New Roman"/>
        </w:rPr>
        <w:t>de que somos seres meramente creados y todo se lo debemos a Dios.</w:t>
      </w:r>
    </w:p>
    <w:p w14:paraId="2B41F175" w14:textId="77777777" w:rsidR="00C85D1C" w:rsidRPr="00FA5CF5" w:rsidRDefault="00C85D1C" w:rsidP="00C85D1C">
      <w:pPr>
        <w:rPr>
          <w:rFonts w:ascii="Times New Roman" w:hAnsi="Times New Roman" w:cs="Times New Roman"/>
        </w:rPr>
      </w:pPr>
    </w:p>
    <w:p w14:paraId="08D97879" w14:textId="77777777" w:rsidR="00C85D1C" w:rsidRPr="00FA5CF5" w:rsidRDefault="00C85D1C" w:rsidP="00C85D1C">
      <w:pPr>
        <w:rPr>
          <w:rFonts w:ascii="Times New Roman" w:hAnsi="Times New Roman" w:cs="Times New Roman"/>
        </w:rPr>
      </w:pPr>
    </w:p>
    <w:p w14:paraId="5AEDEB66" w14:textId="77777777" w:rsidR="00C85D1C" w:rsidRPr="00FA5CF5" w:rsidRDefault="00C85D1C" w:rsidP="00C85D1C">
      <w:pPr>
        <w:rPr>
          <w:rFonts w:ascii="Times New Roman" w:hAnsi="Times New Roman" w:cs="Times New Roman"/>
        </w:rPr>
      </w:pPr>
    </w:p>
    <w:p w14:paraId="75A6ABCD" w14:textId="77777777" w:rsidR="00C85D1C" w:rsidRPr="00FA5CF5" w:rsidRDefault="00C85D1C" w:rsidP="00C85D1C">
      <w:pPr>
        <w:rPr>
          <w:rFonts w:ascii="Times New Roman" w:hAnsi="Times New Roman" w:cs="Times New Roman"/>
        </w:rPr>
      </w:pPr>
    </w:p>
    <w:p w14:paraId="5E98CC9E" w14:textId="77777777" w:rsidR="00C85D1C" w:rsidRPr="00FA5CF5" w:rsidRDefault="00C85D1C" w:rsidP="00C85D1C">
      <w:pPr>
        <w:rPr>
          <w:rFonts w:ascii="Times New Roman" w:hAnsi="Times New Roman" w:cs="Times New Roman"/>
        </w:rPr>
      </w:pPr>
    </w:p>
    <w:p w14:paraId="02503705" w14:textId="77777777" w:rsidR="00C85D1C" w:rsidRPr="00FA5CF5" w:rsidRDefault="00C85D1C" w:rsidP="00C85D1C">
      <w:pPr>
        <w:rPr>
          <w:rFonts w:ascii="Times New Roman" w:hAnsi="Times New Roman" w:cs="Times New Roman"/>
        </w:rPr>
      </w:pPr>
    </w:p>
    <w:p w14:paraId="57DCBC1B" w14:textId="77777777" w:rsidR="00C85D1C" w:rsidRPr="00FA5CF5" w:rsidRDefault="00C85D1C" w:rsidP="00C85D1C">
      <w:pPr>
        <w:rPr>
          <w:rFonts w:ascii="Times New Roman" w:hAnsi="Times New Roman" w:cs="Times New Roman"/>
        </w:rPr>
      </w:pPr>
    </w:p>
    <w:p w14:paraId="715B12C3" w14:textId="77777777" w:rsidR="00C85D1C" w:rsidRPr="00FA5CF5" w:rsidRDefault="00C85D1C" w:rsidP="00C85D1C">
      <w:pPr>
        <w:rPr>
          <w:rFonts w:ascii="Times New Roman" w:hAnsi="Times New Roman" w:cs="Times New Roman"/>
        </w:rPr>
      </w:pPr>
    </w:p>
    <w:p w14:paraId="0F02E339" w14:textId="77777777" w:rsidR="00C85D1C" w:rsidRPr="00FA5CF5" w:rsidRDefault="00C85D1C" w:rsidP="00C85D1C">
      <w:pPr>
        <w:rPr>
          <w:rFonts w:ascii="Times New Roman" w:hAnsi="Times New Roman" w:cs="Times New Roman"/>
        </w:rPr>
      </w:pPr>
    </w:p>
    <w:p w14:paraId="72106BF2" w14:textId="1FA7900C" w:rsidR="00C85D1C" w:rsidRPr="00FA5CF5" w:rsidRDefault="00C85D1C" w:rsidP="00C85D1C">
      <w:pPr>
        <w:rPr>
          <w:rFonts w:ascii="Times New Roman" w:hAnsi="Times New Roman" w:cs="Times New Roman"/>
        </w:rPr>
      </w:pPr>
      <w:r w:rsidRPr="00FA5CF5">
        <w:rPr>
          <w:rFonts w:ascii="Times New Roman" w:hAnsi="Times New Roman" w:cs="Times New Roman"/>
        </w:rPr>
        <w:t xml:space="preserve">                                      </w:t>
      </w:r>
      <w:r w:rsidR="00341360" w:rsidRPr="00FA5CF5">
        <w:rPr>
          <w:rFonts w:ascii="Times New Roman" w:hAnsi="Times New Roman" w:cs="Times New Roman"/>
        </w:rPr>
        <w:t xml:space="preserve">      Capítulo</w:t>
      </w:r>
      <w:r w:rsidRPr="00FA5CF5">
        <w:rPr>
          <w:rFonts w:ascii="Times New Roman" w:hAnsi="Times New Roman" w:cs="Times New Roman"/>
        </w:rPr>
        <w:t xml:space="preserve"> 3: </w:t>
      </w:r>
      <w:r w:rsidR="00341360" w:rsidRPr="00FA5CF5">
        <w:rPr>
          <w:rFonts w:ascii="Times New Roman" w:hAnsi="Times New Roman" w:cs="Times New Roman"/>
        </w:rPr>
        <w:t xml:space="preserve">La tentación y la caída </w:t>
      </w:r>
    </w:p>
    <w:p w14:paraId="5A4295E8" w14:textId="76212B09" w:rsidR="00341360" w:rsidRPr="00FA5CF5" w:rsidRDefault="00341360" w:rsidP="00C85D1C">
      <w:pPr>
        <w:rPr>
          <w:rFonts w:ascii="Times New Roman" w:hAnsi="Times New Roman" w:cs="Times New Roman"/>
        </w:rPr>
      </w:pPr>
      <w:r w:rsidRPr="00FA5CF5">
        <w:rPr>
          <w:rFonts w:ascii="Times New Roman" w:hAnsi="Times New Roman" w:cs="Times New Roman"/>
        </w:rPr>
        <w:t xml:space="preserve">                                                                  </w:t>
      </w:r>
      <w:r w:rsidR="002C0CB2" w:rsidRPr="00FA5CF5">
        <w:rPr>
          <w:rFonts w:ascii="Times New Roman" w:hAnsi="Times New Roman" w:cs="Times New Roman"/>
        </w:rPr>
        <w:t xml:space="preserve">    </w:t>
      </w:r>
      <w:r w:rsidRPr="00FA5CF5">
        <w:rPr>
          <w:rFonts w:ascii="Times New Roman" w:hAnsi="Times New Roman" w:cs="Times New Roman"/>
        </w:rPr>
        <w:t xml:space="preserve">Resumen </w:t>
      </w:r>
    </w:p>
    <w:p w14:paraId="4D20A4DB" w14:textId="77777777" w:rsidR="002C0CB2" w:rsidRPr="00FA5CF5" w:rsidRDefault="002C0CB2" w:rsidP="00C85D1C">
      <w:pPr>
        <w:rPr>
          <w:rFonts w:ascii="Times New Roman" w:hAnsi="Times New Roman" w:cs="Times New Roman"/>
        </w:rPr>
      </w:pPr>
    </w:p>
    <w:p w14:paraId="46A06DBA" w14:textId="316E6F33" w:rsidR="002C0CB2" w:rsidRPr="00FA5CF5" w:rsidRDefault="002C0CB2" w:rsidP="00C85D1C">
      <w:pPr>
        <w:rPr>
          <w:rFonts w:ascii="Times New Roman" w:hAnsi="Times New Roman" w:cs="Times New Roman"/>
        </w:rPr>
      </w:pPr>
      <w:r w:rsidRPr="00FA5CF5">
        <w:rPr>
          <w:rFonts w:ascii="Times New Roman" w:hAnsi="Times New Roman" w:cs="Times New Roman"/>
        </w:rPr>
        <w:t xml:space="preserve">Contenido principal </w:t>
      </w:r>
    </w:p>
    <w:p w14:paraId="5A16CF85" w14:textId="6E37394E" w:rsidR="002C0CB2" w:rsidRPr="00FA5CF5" w:rsidRDefault="00B43AE4" w:rsidP="002C0CB2">
      <w:pPr>
        <w:pStyle w:val="Prrafodelista"/>
        <w:numPr>
          <w:ilvl w:val="0"/>
          <w:numId w:val="2"/>
        </w:numPr>
        <w:rPr>
          <w:rFonts w:ascii="Times New Roman" w:hAnsi="Times New Roman" w:cs="Times New Roman"/>
        </w:rPr>
      </w:pPr>
      <w:r w:rsidRPr="00FA5CF5">
        <w:rPr>
          <w:rFonts w:ascii="Times New Roman" w:hAnsi="Times New Roman" w:cs="Times New Roman"/>
        </w:rPr>
        <w:lastRenderedPageBreak/>
        <w:t>Satanás</w:t>
      </w:r>
      <w:r w:rsidR="00DF0734" w:rsidRPr="00FA5CF5">
        <w:rPr>
          <w:rFonts w:ascii="Times New Roman" w:hAnsi="Times New Roman" w:cs="Times New Roman"/>
        </w:rPr>
        <w:t xml:space="preserve"> y su insistencia en “comprobar” que su rebeldía era verdad y la ley de amor era incumplible y eso la convertía en autoritaria y </w:t>
      </w:r>
      <w:r w:rsidR="002C7CE1" w:rsidRPr="00FA5CF5">
        <w:rPr>
          <w:rFonts w:ascii="Times New Roman" w:hAnsi="Times New Roman" w:cs="Times New Roman"/>
        </w:rPr>
        <w:t>esclavizante</w:t>
      </w:r>
      <w:r w:rsidR="00A225E9" w:rsidRPr="00FA5CF5">
        <w:rPr>
          <w:rFonts w:ascii="Times New Roman" w:hAnsi="Times New Roman" w:cs="Times New Roman"/>
        </w:rPr>
        <w:t>. “Satanás hizo creer a la santa pareja que ellos se beneficiarían si violaban la ley de Dios</w:t>
      </w:r>
      <w:r w:rsidR="008E084A" w:rsidRPr="00FA5CF5">
        <w:rPr>
          <w:rFonts w:ascii="Times New Roman" w:hAnsi="Times New Roman" w:cs="Times New Roman"/>
        </w:rPr>
        <w:t>”</w:t>
      </w:r>
    </w:p>
    <w:p w14:paraId="6927A2DD" w14:textId="5A85BBEF" w:rsidR="00DF0734" w:rsidRPr="00FA5CF5" w:rsidRDefault="00DF0734" w:rsidP="002C0CB2">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siempre </w:t>
      </w:r>
      <w:r w:rsidR="00A81B79" w:rsidRPr="00FA5CF5">
        <w:rPr>
          <w:rFonts w:ascii="Times New Roman" w:hAnsi="Times New Roman" w:cs="Times New Roman"/>
        </w:rPr>
        <w:t xml:space="preserve">nos deja recomendaciones que van acorde con nuestro </w:t>
      </w:r>
      <w:proofErr w:type="gramStart"/>
      <w:r w:rsidR="00A81B79" w:rsidRPr="00FA5CF5">
        <w:rPr>
          <w:rFonts w:ascii="Times New Roman" w:hAnsi="Times New Roman" w:cs="Times New Roman"/>
        </w:rPr>
        <w:t>bien ,</w:t>
      </w:r>
      <w:proofErr w:type="gramEnd"/>
      <w:r w:rsidR="00A81B79" w:rsidRPr="00FA5CF5">
        <w:rPr>
          <w:rFonts w:ascii="Times New Roman" w:hAnsi="Times New Roman" w:cs="Times New Roman"/>
        </w:rPr>
        <w:t xml:space="preserve"> cada </w:t>
      </w:r>
      <w:proofErr w:type="gramStart"/>
      <w:r w:rsidR="00A81B79" w:rsidRPr="00FA5CF5">
        <w:rPr>
          <w:rFonts w:ascii="Times New Roman" w:hAnsi="Times New Roman" w:cs="Times New Roman"/>
        </w:rPr>
        <w:t>institución ,</w:t>
      </w:r>
      <w:proofErr w:type="gramEnd"/>
      <w:r w:rsidR="00A81B79" w:rsidRPr="00FA5CF5">
        <w:rPr>
          <w:rFonts w:ascii="Times New Roman" w:hAnsi="Times New Roman" w:cs="Times New Roman"/>
        </w:rPr>
        <w:t xml:space="preserve"> mandato y prueba </w:t>
      </w:r>
      <w:r w:rsidR="00B43AE4" w:rsidRPr="00FA5CF5">
        <w:rPr>
          <w:rFonts w:ascii="Times New Roman" w:hAnsi="Times New Roman" w:cs="Times New Roman"/>
        </w:rPr>
        <w:t xml:space="preserve">son para manifestarnos su amor </w:t>
      </w:r>
      <w:r w:rsidR="006A250F" w:rsidRPr="00FA5CF5">
        <w:rPr>
          <w:rFonts w:ascii="Times New Roman" w:hAnsi="Times New Roman" w:cs="Times New Roman"/>
        </w:rPr>
        <w:t xml:space="preserve">(por esto recomendó a la inmaculada pareja no </w:t>
      </w:r>
      <w:proofErr w:type="gramStart"/>
      <w:r w:rsidR="006A250F" w:rsidRPr="00FA5CF5">
        <w:rPr>
          <w:rFonts w:ascii="Times New Roman" w:hAnsi="Times New Roman" w:cs="Times New Roman"/>
        </w:rPr>
        <w:t>separarse ,</w:t>
      </w:r>
      <w:proofErr w:type="gramEnd"/>
      <w:r w:rsidR="006A250F" w:rsidRPr="00FA5CF5">
        <w:rPr>
          <w:rFonts w:ascii="Times New Roman" w:hAnsi="Times New Roman" w:cs="Times New Roman"/>
        </w:rPr>
        <w:t xml:space="preserve"> les dio como prueba de fidelidad y obediencia el árbol del conocimiento </w:t>
      </w:r>
      <w:r w:rsidR="00D74874" w:rsidRPr="00FA5CF5">
        <w:rPr>
          <w:rFonts w:ascii="Times New Roman" w:hAnsi="Times New Roman" w:cs="Times New Roman"/>
        </w:rPr>
        <w:t>del bien y del mal)</w:t>
      </w:r>
      <w:r w:rsidR="0085035C" w:rsidRPr="00FA5CF5">
        <w:rPr>
          <w:rFonts w:ascii="Times New Roman" w:hAnsi="Times New Roman" w:cs="Times New Roman"/>
        </w:rPr>
        <w:t>. “. Todas las lecciones que Dios mandó registrar en su Palabra son para nuestra advertencia e instrucción. Fueron escritas para salvarnos del engaño”</w:t>
      </w:r>
    </w:p>
    <w:p w14:paraId="2CAFC541" w14:textId="21A4051B" w:rsidR="00D74874" w:rsidRPr="00FA5CF5" w:rsidRDefault="00D74874" w:rsidP="002C0CB2">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desobediencia, las consecuencias de no obedecer al </w:t>
      </w:r>
      <w:proofErr w:type="gramStart"/>
      <w:r w:rsidRPr="00FA5CF5">
        <w:rPr>
          <w:rFonts w:ascii="Times New Roman" w:hAnsi="Times New Roman" w:cs="Times New Roman"/>
        </w:rPr>
        <w:t>creador ,</w:t>
      </w:r>
      <w:proofErr w:type="gramEnd"/>
      <w:r w:rsidRPr="00FA5CF5">
        <w:rPr>
          <w:rFonts w:ascii="Times New Roman" w:hAnsi="Times New Roman" w:cs="Times New Roman"/>
        </w:rPr>
        <w:t xml:space="preserve"> </w:t>
      </w:r>
      <w:r w:rsidR="00175079" w:rsidRPr="00FA5CF5">
        <w:rPr>
          <w:rFonts w:ascii="Times New Roman" w:hAnsi="Times New Roman" w:cs="Times New Roman"/>
        </w:rPr>
        <w:t>lo que provoca el pensar que solos podemos afrontar el pecado y la importancia de las decisiones sabias</w:t>
      </w:r>
      <w:r w:rsidR="00E53176" w:rsidRPr="00FA5CF5">
        <w:rPr>
          <w:rFonts w:ascii="Times New Roman" w:hAnsi="Times New Roman" w:cs="Times New Roman"/>
        </w:rPr>
        <w:t>.</w:t>
      </w:r>
      <w:r w:rsidR="0085035C" w:rsidRPr="00FA5CF5">
        <w:rPr>
          <w:rFonts w:ascii="Times New Roman" w:hAnsi="Times New Roman" w:cs="Times New Roman"/>
        </w:rPr>
        <w:t xml:space="preserve"> </w:t>
      </w:r>
      <w:r w:rsidR="00F00C51" w:rsidRPr="00FA5CF5">
        <w:rPr>
          <w:rFonts w:ascii="Times New Roman" w:hAnsi="Times New Roman" w:cs="Times New Roman"/>
        </w:rPr>
        <w:t xml:space="preserve">“Satanás se regocijó de su triunfo. Había tentado a la mujer a desconfiar del amor de Dios, a dudar de su sabiduría, y a violar </w:t>
      </w:r>
      <w:proofErr w:type="gramStart"/>
      <w:r w:rsidR="00F00C51" w:rsidRPr="00FA5CF5">
        <w:rPr>
          <w:rFonts w:ascii="Times New Roman" w:hAnsi="Times New Roman" w:cs="Times New Roman"/>
        </w:rPr>
        <w:t>su  ley</w:t>
      </w:r>
      <w:proofErr w:type="gramEnd"/>
      <w:r w:rsidR="00F00C51" w:rsidRPr="00FA5CF5">
        <w:rPr>
          <w:rFonts w:ascii="Times New Roman" w:hAnsi="Times New Roman" w:cs="Times New Roman"/>
        </w:rPr>
        <w:t>; y por su medio, causar la caída de Adán.</w:t>
      </w:r>
      <w:r w:rsidR="00266E96" w:rsidRPr="00FA5CF5">
        <w:rPr>
          <w:rFonts w:ascii="Times New Roman" w:hAnsi="Times New Roman" w:cs="Times New Roman"/>
        </w:rPr>
        <w:t>”</w:t>
      </w:r>
    </w:p>
    <w:p w14:paraId="12FEB67B" w14:textId="77777777" w:rsidR="00B43AE4" w:rsidRPr="00FA5CF5" w:rsidRDefault="00B43AE4" w:rsidP="00E53176">
      <w:pPr>
        <w:ind w:left="360"/>
        <w:rPr>
          <w:rFonts w:ascii="Times New Roman" w:hAnsi="Times New Roman" w:cs="Times New Roman"/>
        </w:rPr>
      </w:pPr>
    </w:p>
    <w:p w14:paraId="743D4A88" w14:textId="54E827E4" w:rsidR="00E53176" w:rsidRPr="00FA5CF5" w:rsidRDefault="00E53176" w:rsidP="00E53176">
      <w:pPr>
        <w:ind w:left="360"/>
        <w:rPr>
          <w:rFonts w:ascii="Times New Roman" w:hAnsi="Times New Roman" w:cs="Times New Roman"/>
        </w:rPr>
      </w:pPr>
      <w:r w:rsidRPr="00FA5CF5">
        <w:rPr>
          <w:rFonts w:ascii="Times New Roman" w:hAnsi="Times New Roman" w:cs="Times New Roman"/>
        </w:rPr>
        <w:t xml:space="preserve">Ideas principales </w:t>
      </w:r>
    </w:p>
    <w:p w14:paraId="57EA8A40" w14:textId="6E1285D9" w:rsidR="00E53176" w:rsidRPr="00FA5CF5" w:rsidRDefault="002C7CE1" w:rsidP="00E53176">
      <w:pPr>
        <w:pStyle w:val="Prrafodelista"/>
        <w:numPr>
          <w:ilvl w:val="0"/>
          <w:numId w:val="2"/>
        </w:numPr>
        <w:rPr>
          <w:rFonts w:ascii="Times New Roman" w:hAnsi="Times New Roman" w:cs="Times New Roman"/>
        </w:rPr>
      </w:pPr>
      <w:r w:rsidRPr="00FA5CF5">
        <w:rPr>
          <w:rFonts w:ascii="Times New Roman" w:hAnsi="Times New Roman" w:cs="Times New Roman"/>
        </w:rPr>
        <w:t>Satanás</w:t>
      </w:r>
      <w:r w:rsidR="00E53176" w:rsidRPr="00FA5CF5">
        <w:rPr>
          <w:rFonts w:ascii="Times New Roman" w:hAnsi="Times New Roman" w:cs="Times New Roman"/>
        </w:rPr>
        <w:t xml:space="preserve"> no podía estar en todo el </w:t>
      </w:r>
      <w:r w:rsidR="00AE3EDB" w:rsidRPr="00FA5CF5">
        <w:rPr>
          <w:rFonts w:ascii="Times New Roman" w:hAnsi="Times New Roman" w:cs="Times New Roman"/>
        </w:rPr>
        <w:t>jardín,</w:t>
      </w:r>
      <w:r w:rsidR="00E53176" w:rsidRPr="00FA5CF5">
        <w:rPr>
          <w:rFonts w:ascii="Times New Roman" w:hAnsi="Times New Roman" w:cs="Times New Roman"/>
        </w:rPr>
        <w:t xml:space="preserve"> pero aun así se le dio la oportunidad de tentar a la pareja </w:t>
      </w:r>
    </w:p>
    <w:p w14:paraId="4D78012D" w14:textId="0433FA5A" w:rsidR="00E53176" w:rsidRPr="00FA5CF5" w:rsidRDefault="00E53176" w:rsidP="00E53176">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decisión de </w:t>
      </w:r>
      <w:r w:rsidR="006D45F9" w:rsidRPr="00FA5CF5">
        <w:rPr>
          <w:rFonts w:ascii="Times New Roman" w:hAnsi="Times New Roman" w:cs="Times New Roman"/>
        </w:rPr>
        <w:t>Adán</w:t>
      </w:r>
      <w:r w:rsidRPr="00FA5CF5">
        <w:rPr>
          <w:rFonts w:ascii="Times New Roman" w:hAnsi="Times New Roman" w:cs="Times New Roman"/>
        </w:rPr>
        <w:t xml:space="preserve"> y </w:t>
      </w:r>
      <w:r w:rsidR="006D45F9" w:rsidRPr="00FA5CF5">
        <w:rPr>
          <w:rFonts w:ascii="Times New Roman" w:hAnsi="Times New Roman" w:cs="Times New Roman"/>
        </w:rPr>
        <w:t>Eva</w:t>
      </w:r>
      <w:r w:rsidRPr="00FA5CF5">
        <w:rPr>
          <w:rFonts w:ascii="Times New Roman" w:hAnsi="Times New Roman" w:cs="Times New Roman"/>
        </w:rPr>
        <w:t xml:space="preserve"> ante </w:t>
      </w:r>
      <w:r w:rsidR="00343B9F" w:rsidRPr="00FA5CF5">
        <w:rPr>
          <w:rFonts w:ascii="Times New Roman" w:hAnsi="Times New Roman" w:cs="Times New Roman"/>
        </w:rPr>
        <w:t>el pecado</w:t>
      </w:r>
    </w:p>
    <w:p w14:paraId="0F90CCE7" w14:textId="55022F04" w:rsidR="00811C91" w:rsidRPr="00FA5CF5" w:rsidRDefault="00AE3EDB">
      <w:pPr>
        <w:pStyle w:val="Prrafodelista"/>
        <w:numPr>
          <w:ilvl w:val="0"/>
          <w:numId w:val="2"/>
        </w:numPr>
        <w:rPr>
          <w:rFonts w:ascii="Times New Roman" w:hAnsi="Times New Roman" w:cs="Times New Roman"/>
        </w:rPr>
        <w:pPrChange w:id="156" w:author="Karen Elizabeth Clark Bonilla" w:date="2025-11-01T22:08:00Z" w16du:dateUtc="2025-11-02T04:08:00Z">
          <w:pPr>
            <w:pStyle w:val="Prrafodelista"/>
          </w:pPr>
        </w:pPrChange>
      </w:pPr>
      <w:r w:rsidRPr="00FA5CF5">
        <w:rPr>
          <w:rFonts w:ascii="Times New Roman" w:hAnsi="Times New Roman" w:cs="Times New Roman"/>
        </w:rPr>
        <w:t xml:space="preserve">El actuar de Dios ante la </w:t>
      </w:r>
      <w:r w:rsidR="006D45F9" w:rsidRPr="00FA5CF5">
        <w:rPr>
          <w:rFonts w:ascii="Times New Roman" w:hAnsi="Times New Roman" w:cs="Times New Roman"/>
        </w:rPr>
        <w:t>caída,</w:t>
      </w:r>
      <w:r w:rsidR="00C46A01" w:rsidRPr="00FA5CF5">
        <w:rPr>
          <w:rFonts w:ascii="Times New Roman" w:hAnsi="Times New Roman" w:cs="Times New Roman"/>
        </w:rPr>
        <w:t xml:space="preserve"> el plan de Dios revelado (</w:t>
      </w:r>
      <w:r w:rsidR="00811C91" w:rsidRPr="00FA5CF5">
        <w:rPr>
          <w:rFonts w:ascii="Times New Roman" w:hAnsi="Times New Roman" w:cs="Times New Roman"/>
        </w:rPr>
        <w:t xml:space="preserve">el hecho de que no quería que conocieran pecado y las consecuencias </w:t>
      </w:r>
      <w:proofErr w:type="gramStart"/>
      <w:r w:rsidR="00811C91" w:rsidRPr="00FA5CF5">
        <w:rPr>
          <w:rFonts w:ascii="Times New Roman" w:hAnsi="Times New Roman" w:cs="Times New Roman"/>
        </w:rPr>
        <w:t>del mismo</w:t>
      </w:r>
      <w:proofErr w:type="gramEnd"/>
      <w:r w:rsidR="00811C91" w:rsidRPr="00FA5CF5">
        <w:rPr>
          <w:rFonts w:ascii="Times New Roman" w:hAnsi="Times New Roman" w:cs="Times New Roman"/>
        </w:rPr>
        <w:t>)</w:t>
      </w:r>
    </w:p>
    <w:p w14:paraId="52A63855" w14:textId="77777777" w:rsidR="003D0824" w:rsidRPr="00FA5CF5" w:rsidRDefault="003D0824" w:rsidP="003E6480">
      <w:pPr>
        <w:pStyle w:val="Prrafodelista"/>
        <w:rPr>
          <w:rFonts w:ascii="Times New Roman" w:hAnsi="Times New Roman" w:cs="Times New Roman"/>
        </w:rPr>
      </w:pPr>
    </w:p>
    <w:p w14:paraId="7E32DC45" w14:textId="77777777" w:rsidR="003D0824" w:rsidRPr="00FA5CF5" w:rsidRDefault="003D0824" w:rsidP="003E6480">
      <w:pPr>
        <w:pStyle w:val="Prrafodelista"/>
        <w:rPr>
          <w:rFonts w:ascii="Times New Roman" w:hAnsi="Times New Roman" w:cs="Times New Roman"/>
        </w:rPr>
      </w:pPr>
    </w:p>
    <w:p w14:paraId="160321DA" w14:textId="2B306984" w:rsidR="003D0824" w:rsidRPr="00FA5CF5" w:rsidRDefault="00266E96" w:rsidP="00266E96">
      <w:pPr>
        <w:rPr>
          <w:rFonts w:ascii="Times New Roman" w:hAnsi="Times New Roman" w:cs="Times New Roman"/>
        </w:rPr>
      </w:pPr>
      <w:r w:rsidRPr="00FA5CF5">
        <w:rPr>
          <w:rFonts w:ascii="Times New Roman" w:hAnsi="Times New Roman" w:cs="Times New Roman"/>
        </w:rPr>
        <w:t xml:space="preserve">Ideas secundarias </w:t>
      </w:r>
    </w:p>
    <w:p w14:paraId="5EC9A668" w14:textId="2FEADDF4" w:rsidR="00266E96" w:rsidRPr="00FA5CF5" w:rsidRDefault="00266E96" w:rsidP="00266E96">
      <w:pPr>
        <w:pStyle w:val="Prrafodelista"/>
        <w:numPr>
          <w:ilvl w:val="0"/>
          <w:numId w:val="2"/>
        </w:numPr>
        <w:rPr>
          <w:rFonts w:ascii="Times New Roman" w:hAnsi="Times New Roman" w:cs="Times New Roman"/>
        </w:rPr>
      </w:pPr>
      <w:r w:rsidRPr="00FA5CF5">
        <w:rPr>
          <w:rFonts w:ascii="Times New Roman" w:hAnsi="Times New Roman" w:cs="Times New Roman"/>
        </w:rPr>
        <w:t xml:space="preserve">Victoria de satanás sobre nuestros primeros padres </w:t>
      </w:r>
    </w:p>
    <w:p w14:paraId="3D71D09B" w14:textId="30D902D5" w:rsidR="00266E96" w:rsidRPr="00FA5CF5" w:rsidRDefault="009C010C" w:rsidP="00266E96">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dolor que trajo el pecado </w:t>
      </w:r>
    </w:p>
    <w:p w14:paraId="33967530" w14:textId="3A7C7C06" w:rsidR="00FA3AA9" w:rsidRPr="00FA5CF5" w:rsidRDefault="00FA3AA9" w:rsidP="00266E96">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revelando su amor a la pareja </w:t>
      </w:r>
      <w:r w:rsidR="006D45F9" w:rsidRPr="00FA5CF5">
        <w:rPr>
          <w:rFonts w:ascii="Times New Roman" w:hAnsi="Times New Roman" w:cs="Times New Roman"/>
        </w:rPr>
        <w:t>pecadora,</w:t>
      </w:r>
      <w:r w:rsidRPr="00FA5CF5">
        <w:rPr>
          <w:rFonts w:ascii="Times New Roman" w:hAnsi="Times New Roman" w:cs="Times New Roman"/>
        </w:rPr>
        <w:t xml:space="preserve"> pero </w:t>
      </w:r>
      <w:r w:rsidR="006D45F9" w:rsidRPr="00FA5CF5">
        <w:rPr>
          <w:rFonts w:ascii="Times New Roman" w:hAnsi="Times New Roman" w:cs="Times New Roman"/>
        </w:rPr>
        <w:t>haciéndolos</w:t>
      </w:r>
      <w:r w:rsidRPr="00FA5CF5">
        <w:rPr>
          <w:rFonts w:ascii="Times New Roman" w:hAnsi="Times New Roman" w:cs="Times New Roman"/>
        </w:rPr>
        <w:t xml:space="preserve"> afrontar las consecuencias </w:t>
      </w:r>
    </w:p>
    <w:p w14:paraId="5ECE701F" w14:textId="3A1E3CE0" w:rsidR="00FA3AA9" w:rsidRPr="00FA5CF5" w:rsidRDefault="003B136A" w:rsidP="00FA3AA9">
      <w:pPr>
        <w:pStyle w:val="Prrafodelista"/>
        <w:rPr>
          <w:rFonts w:ascii="Times New Roman" w:hAnsi="Times New Roman" w:cs="Times New Roman"/>
        </w:rPr>
      </w:pPr>
      <w:r w:rsidRPr="00FA5CF5">
        <w:rPr>
          <w:rFonts w:ascii="Times New Roman" w:hAnsi="Times New Roman" w:cs="Times New Roman"/>
        </w:rPr>
        <w:t xml:space="preserve">Argumentos </w:t>
      </w:r>
    </w:p>
    <w:p w14:paraId="38A23BB0" w14:textId="77777777" w:rsidR="005A4190" w:rsidRPr="00FA5CF5" w:rsidRDefault="005A4190" w:rsidP="00FA3AA9">
      <w:pPr>
        <w:pStyle w:val="Prrafodelista"/>
        <w:rPr>
          <w:rFonts w:ascii="Times New Roman" w:hAnsi="Times New Roman" w:cs="Times New Roman"/>
        </w:rPr>
      </w:pPr>
    </w:p>
    <w:p w14:paraId="24471C9C" w14:textId="4D40B6BE" w:rsidR="003B136A" w:rsidRPr="00FA5CF5" w:rsidRDefault="007B06AC" w:rsidP="003B136A">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pecado era algo tan desconocido para </w:t>
      </w:r>
      <w:r w:rsidR="006D45F9" w:rsidRPr="00FA5CF5">
        <w:rPr>
          <w:rFonts w:ascii="Times New Roman" w:hAnsi="Times New Roman" w:cs="Times New Roman"/>
        </w:rPr>
        <w:t>ellos,</w:t>
      </w:r>
      <w:r w:rsidRPr="00FA5CF5">
        <w:rPr>
          <w:rFonts w:ascii="Times New Roman" w:hAnsi="Times New Roman" w:cs="Times New Roman"/>
        </w:rPr>
        <w:t xml:space="preserve"> </w:t>
      </w:r>
      <w:proofErr w:type="gramStart"/>
      <w:r w:rsidRPr="00FA5CF5">
        <w:rPr>
          <w:rFonts w:ascii="Times New Roman" w:hAnsi="Times New Roman" w:cs="Times New Roman"/>
        </w:rPr>
        <w:t>que</w:t>
      </w:r>
      <w:proofErr w:type="gramEnd"/>
      <w:r w:rsidRPr="00FA5CF5">
        <w:rPr>
          <w:rFonts w:ascii="Times New Roman" w:hAnsi="Times New Roman" w:cs="Times New Roman"/>
        </w:rPr>
        <w:t xml:space="preserve"> </w:t>
      </w:r>
      <w:r w:rsidR="00D114A9" w:rsidRPr="00FA5CF5">
        <w:rPr>
          <w:rFonts w:ascii="Times New Roman" w:hAnsi="Times New Roman" w:cs="Times New Roman"/>
        </w:rPr>
        <w:t xml:space="preserve">al obrar por </w:t>
      </w:r>
      <w:proofErr w:type="gramStart"/>
      <w:r w:rsidR="006D45F9" w:rsidRPr="00FA5CF5">
        <w:rPr>
          <w:rFonts w:ascii="Times New Roman" w:hAnsi="Times New Roman" w:cs="Times New Roman"/>
        </w:rPr>
        <w:t>él</w:t>
      </w:r>
      <w:r w:rsidR="00D114A9" w:rsidRPr="00FA5CF5">
        <w:rPr>
          <w:rFonts w:ascii="Times New Roman" w:hAnsi="Times New Roman" w:cs="Times New Roman"/>
        </w:rPr>
        <w:t xml:space="preserve"> ,</w:t>
      </w:r>
      <w:proofErr w:type="gramEnd"/>
      <w:r w:rsidR="00D114A9" w:rsidRPr="00FA5CF5">
        <w:rPr>
          <w:rFonts w:ascii="Times New Roman" w:hAnsi="Times New Roman" w:cs="Times New Roman"/>
        </w:rPr>
        <w:t xml:space="preserve"> pensaron que sus vidas </w:t>
      </w:r>
      <w:r w:rsidR="006D45F9" w:rsidRPr="00FA5CF5">
        <w:rPr>
          <w:rFonts w:ascii="Times New Roman" w:hAnsi="Times New Roman" w:cs="Times New Roman"/>
        </w:rPr>
        <w:t>cambiarían,</w:t>
      </w:r>
      <w:r w:rsidR="00D114A9" w:rsidRPr="00FA5CF5">
        <w:rPr>
          <w:rFonts w:ascii="Times New Roman" w:hAnsi="Times New Roman" w:cs="Times New Roman"/>
        </w:rPr>
        <w:t xml:space="preserve"> creían que desobedeciendo a Dios podrían ser igual que </w:t>
      </w:r>
      <w:proofErr w:type="gramStart"/>
      <w:r w:rsidR="00D114A9" w:rsidRPr="00FA5CF5">
        <w:rPr>
          <w:rFonts w:ascii="Times New Roman" w:hAnsi="Times New Roman" w:cs="Times New Roman"/>
        </w:rPr>
        <w:t>el ,</w:t>
      </w:r>
      <w:proofErr w:type="gramEnd"/>
      <w:r w:rsidR="00D114A9" w:rsidRPr="00FA5CF5">
        <w:rPr>
          <w:rFonts w:ascii="Times New Roman" w:hAnsi="Times New Roman" w:cs="Times New Roman"/>
        </w:rPr>
        <w:t xml:space="preserve"> pero pronto descubrirían que sus vidas cambiarían para mal porque</w:t>
      </w:r>
      <w:r w:rsidR="005A4190" w:rsidRPr="00FA5CF5">
        <w:rPr>
          <w:rFonts w:ascii="Times New Roman" w:hAnsi="Times New Roman" w:cs="Times New Roman"/>
        </w:rPr>
        <w:t xml:space="preserve"> “Después de su transgresión, Adán se imaginó al principio que entraba en un plano superior de existencia. Pero pronto la idea de su pecado lo llenó de terror. El aire que hasta entonces había sido de temperatura suave y uniforme pareció enfriar los cuerpos de la culpable pareja. El amor y la paz que habían disfrutado desapareció, y en su lugar sintieron el remordimiento del pecado, el temor al futuro y la desnudez del alma. El </w:t>
      </w:r>
      <w:r w:rsidR="005A4190" w:rsidRPr="00FA5CF5">
        <w:rPr>
          <w:rFonts w:ascii="Times New Roman" w:hAnsi="Times New Roman" w:cs="Times New Roman"/>
        </w:rPr>
        <w:lastRenderedPageBreak/>
        <w:t>manto de luz que los había cubierto desapareció, y para reemplazarlo hicieron delantales; porque no podían presentarse desnudos a la vista de Dios y los santos ángeles.”</w:t>
      </w:r>
    </w:p>
    <w:p w14:paraId="24174F08" w14:textId="2A55B1FF" w:rsidR="005A4190" w:rsidRPr="00FA5CF5" w:rsidRDefault="00310C37" w:rsidP="003B136A">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mostro a cada momento cual </w:t>
      </w:r>
      <w:r w:rsidR="006D45F9" w:rsidRPr="00FA5CF5">
        <w:rPr>
          <w:rFonts w:ascii="Times New Roman" w:hAnsi="Times New Roman" w:cs="Times New Roman"/>
        </w:rPr>
        <w:t>sería</w:t>
      </w:r>
      <w:r w:rsidRPr="00FA5CF5">
        <w:rPr>
          <w:rFonts w:ascii="Times New Roman" w:hAnsi="Times New Roman" w:cs="Times New Roman"/>
        </w:rPr>
        <w:t xml:space="preserve"> el destino de </w:t>
      </w:r>
      <w:proofErr w:type="gramStart"/>
      <w:r w:rsidRPr="00FA5CF5">
        <w:rPr>
          <w:rFonts w:ascii="Times New Roman" w:hAnsi="Times New Roman" w:cs="Times New Roman"/>
        </w:rPr>
        <w:t>satanás ,</w:t>
      </w:r>
      <w:proofErr w:type="gramEnd"/>
      <w:r w:rsidRPr="00FA5CF5">
        <w:rPr>
          <w:rFonts w:ascii="Times New Roman" w:hAnsi="Times New Roman" w:cs="Times New Roman"/>
        </w:rPr>
        <w:t xml:space="preserve"> a pesar de creer que había </w:t>
      </w:r>
      <w:r w:rsidR="006D45F9" w:rsidRPr="00FA5CF5">
        <w:rPr>
          <w:rFonts w:ascii="Times New Roman" w:hAnsi="Times New Roman" w:cs="Times New Roman"/>
        </w:rPr>
        <w:t>ganado,</w:t>
      </w:r>
      <w:r w:rsidRPr="00FA5CF5">
        <w:rPr>
          <w:rFonts w:ascii="Times New Roman" w:hAnsi="Times New Roman" w:cs="Times New Roman"/>
        </w:rPr>
        <w:t xml:space="preserve"> fue sentenciado porque a </w:t>
      </w:r>
      <w:r w:rsidR="006D45F9" w:rsidRPr="00FA5CF5">
        <w:rPr>
          <w:rFonts w:ascii="Times New Roman" w:hAnsi="Times New Roman" w:cs="Times New Roman"/>
        </w:rPr>
        <w:t>él</w:t>
      </w:r>
      <w:r w:rsidRPr="00FA5CF5">
        <w:rPr>
          <w:rFonts w:ascii="Times New Roman" w:hAnsi="Times New Roman" w:cs="Times New Roman"/>
        </w:rPr>
        <w:t xml:space="preserve"> fueron dichas las </w:t>
      </w:r>
      <w:r w:rsidR="00730FE4" w:rsidRPr="00FA5CF5">
        <w:rPr>
          <w:rFonts w:ascii="Times New Roman" w:hAnsi="Times New Roman" w:cs="Times New Roman"/>
        </w:rPr>
        <w:t>palabras “</w:t>
      </w:r>
      <w:r w:rsidR="00BE5019" w:rsidRPr="00FA5CF5">
        <w:rPr>
          <w:rFonts w:ascii="Times New Roman" w:hAnsi="Times New Roman" w:cs="Times New Roman"/>
        </w:rPr>
        <w:t xml:space="preserve">Pondré enemistad entre ti y la mujer, y entre tu simiente y la simiente suya; esta te herirá en la cabeza, y tú la herirás en el talón” </w:t>
      </w:r>
    </w:p>
    <w:p w14:paraId="05B7E06D" w14:textId="16FD463B" w:rsidR="0055037F" w:rsidRPr="00FA5CF5" w:rsidRDefault="0055037F">
      <w:pPr>
        <w:pStyle w:val="Prrafodelista"/>
        <w:numPr>
          <w:ilvl w:val="0"/>
          <w:numId w:val="2"/>
        </w:numPr>
        <w:rPr>
          <w:rFonts w:ascii="Times New Roman" w:hAnsi="Times New Roman" w:cs="Times New Roman"/>
        </w:rPr>
        <w:pPrChange w:id="157" w:author="Karen Elizabeth Clark Bonilla" w:date="2025-11-01T22:14:00Z" w16du:dateUtc="2025-11-02T04:14:00Z">
          <w:pPr>
            <w:pStyle w:val="Prrafodelista"/>
          </w:pPr>
        </w:pPrChange>
      </w:pPr>
      <w:r w:rsidRPr="00FA5CF5">
        <w:rPr>
          <w:rFonts w:ascii="Times New Roman" w:hAnsi="Times New Roman" w:cs="Times New Roman"/>
        </w:rPr>
        <w:t>De</w:t>
      </w:r>
      <w:r w:rsidR="00650E48" w:rsidRPr="00FA5CF5">
        <w:rPr>
          <w:rFonts w:ascii="Times New Roman" w:hAnsi="Times New Roman" w:cs="Times New Roman"/>
        </w:rPr>
        <w:t xml:space="preserve">sde el inicio se puso en muestra el libre </w:t>
      </w:r>
      <w:r w:rsidR="006D45F9" w:rsidRPr="00FA5CF5">
        <w:rPr>
          <w:rFonts w:ascii="Times New Roman" w:hAnsi="Times New Roman" w:cs="Times New Roman"/>
        </w:rPr>
        <w:t>albedrio, a</w:t>
      </w:r>
      <w:r w:rsidR="00650E48" w:rsidRPr="00FA5CF5">
        <w:rPr>
          <w:rFonts w:ascii="Times New Roman" w:hAnsi="Times New Roman" w:cs="Times New Roman"/>
        </w:rPr>
        <w:t xml:space="preserve"> pesar de que Dios podía erradicar el pecado les dio la oportunidad de elegirlo porque </w:t>
      </w:r>
      <w:r w:rsidR="006D45F9" w:rsidRPr="00FA5CF5">
        <w:rPr>
          <w:rFonts w:ascii="Times New Roman" w:hAnsi="Times New Roman" w:cs="Times New Roman"/>
        </w:rPr>
        <w:t>“.</w:t>
      </w:r>
      <w:r w:rsidR="00650E48" w:rsidRPr="00FA5CF5">
        <w:rPr>
          <w:rFonts w:ascii="Times New Roman" w:hAnsi="Times New Roman" w:cs="Times New Roman"/>
        </w:rPr>
        <w:t xml:space="preserve"> Mientras Adán permaneció leal a Dios, toda la naturaleza se mantuvo bajo su señorío. Pero cuando se rebeló contra la ley divina, las criaturas inferiores se rebelaron contra su dominio. Así el Señor, en su gran misericordia, quiso enseñar al hombre la santidad de su ley e inducirlo a ver por su propia experiencia el peligro de hacerla a un lado, aun en lo más mínimo.”</w:t>
      </w:r>
    </w:p>
    <w:p w14:paraId="2C53C707" w14:textId="1964DA35" w:rsidR="003D0824" w:rsidRPr="00FA5CF5" w:rsidRDefault="00266E96">
      <w:pPr>
        <w:rPr>
          <w:rFonts w:ascii="Times New Roman" w:hAnsi="Times New Roman" w:cs="Times New Roman"/>
        </w:rPr>
        <w:pPrChange w:id="158" w:author="Karen Elizabeth Clark Bonilla" w:date="2025-11-01T22:11:00Z" w16du:dateUtc="2025-11-02T04:11:00Z">
          <w:pPr>
            <w:pStyle w:val="Prrafodelista"/>
          </w:pPr>
        </w:pPrChange>
      </w:pPr>
      <w:r w:rsidRPr="00FA5CF5">
        <w:rPr>
          <w:rFonts w:ascii="Times New Roman" w:hAnsi="Times New Roman" w:cs="Times New Roman"/>
        </w:rPr>
        <w:t xml:space="preserve"> </w:t>
      </w:r>
    </w:p>
    <w:p w14:paraId="2AD74B6D" w14:textId="77777777" w:rsidR="003D0824" w:rsidRPr="00FA5CF5" w:rsidRDefault="003D0824" w:rsidP="003E6480">
      <w:pPr>
        <w:pStyle w:val="Prrafodelista"/>
        <w:rPr>
          <w:rFonts w:ascii="Times New Roman" w:hAnsi="Times New Roman" w:cs="Times New Roman"/>
        </w:rPr>
      </w:pPr>
    </w:p>
    <w:p w14:paraId="5286427A" w14:textId="77777777" w:rsidR="003D0824" w:rsidRPr="00FA5CF5" w:rsidRDefault="003D0824" w:rsidP="003E6480">
      <w:pPr>
        <w:pStyle w:val="Prrafodelista"/>
        <w:rPr>
          <w:rFonts w:ascii="Times New Roman" w:hAnsi="Times New Roman" w:cs="Times New Roman"/>
        </w:rPr>
      </w:pPr>
    </w:p>
    <w:p w14:paraId="188C76BA" w14:textId="77777777" w:rsidR="003D0824" w:rsidRPr="00FA5CF5" w:rsidRDefault="003D0824" w:rsidP="003E6480">
      <w:pPr>
        <w:pStyle w:val="Prrafodelista"/>
        <w:rPr>
          <w:rFonts w:ascii="Times New Roman" w:hAnsi="Times New Roman" w:cs="Times New Roman"/>
        </w:rPr>
      </w:pPr>
    </w:p>
    <w:p w14:paraId="5E623B4B" w14:textId="77777777" w:rsidR="003D0824" w:rsidRPr="00FA5CF5" w:rsidRDefault="003D0824" w:rsidP="003E6480">
      <w:pPr>
        <w:pStyle w:val="Prrafodelista"/>
        <w:rPr>
          <w:rFonts w:ascii="Times New Roman" w:hAnsi="Times New Roman" w:cs="Times New Roman"/>
        </w:rPr>
      </w:pPr>
    </w:p>
    <w:p w14:paraId="4AADAE5B" w14:textId="77777777" w:rsidR="009760B0" w:rsidRPr="00FA5CF5" w:rsidRDefault="009760B0" w:rsidP="003E6480">
      <w:pPr>
        <w:pStyle w:val="Prrafodelista"/>
        <w:rPr>
          <w:rFonts w:ascii="Times New Roman" w:hAnsi="Times New Roman" w:cs="Times New Roman"/>
        </w:rPr>
      </w:pPr>
    </w:p>
    <w:p w14:paraId="4061743A" w14:textId="77777777" w:rsidR="009760B0" w:rsidRPr="00FA5CF5" w:rsidRDefault="009760B0" w:rsidP="003E6480">
      <w:pPr>
        <w:pStyle w:val="Prrafodelista"/>
        <w:rPr>
          <w:rFonts w:ascii="Times New Roman" w:hAnsi="Times New Roman" w:cs="Times New Roman"/>
        </w:rPr>
      </w:pPr>
    </w:p>
    <w:p w14:paraId="66E319EA" w14:textId="77777777" w:rsidR="009760B0" w:rsidRPr="00FA5CF5" w:rsidRDefault="009760B0" w:rsidP="003E6480">
      <w:pPr>
        <w:pStyle w:val="Prrafodelista"/>
        <w:rPr>
          <w:rFonts w:ascii="Times New Roman" w:hAnsi="Times New Roman" w:cs="Times New Roman"/>
        </w:rPr>
      </w:pPr>
    </w:p>
    <w:p w14:paraId="4BC4F72D" w14:textId="77777777" w:rsidR="009760B0" w:rsidRPr="00FA5CF5" w:rsidRDefault="009760B0" w:rsidP="003E6480">
      <w:pPr>
        <w:pStyle w:val="Prrafodelista"/>
        <w:rPr>
          <w:rFonts w:ascii="Times New Roman" w:hAnsi="Times New Roman" w:cs="Times New Roman"/>
        </w:rPr>
      </w:pPr>
    </w:p>
    <w:p w14:paraId="0C91EF8D" w14:textId="77777777" w:rsidR="009760B0" w:rsidRPr="00FA5CF5" w:rsidRDefault="009760B0" w:rsidP="003E6480">
      <w:pPr>
        <w:pStyle w:val="Prrafodelista"/>
        <w:rPr>
          <w:rFonts w:ascii="Times New Roman" w:hAnsi="Times New Roman" w:cs="Times New Roman"/>
        </w:rPr>
      </w:pPr>
    </w:p>
    <w:p w14:paraId="0B72BB30" w14:textId="77777777" w:rsidR="009760B0" w:rsidRPr="00FA5CF5" w:rsidRDefault="009760B0" w:rsidP="003E6480">
      <w:pPr>
        <w:pStyle w:val="Prrafodelista"/>
        <w:rPr>
          <w:rFonts w:ascii="Times New Roman" w:hAnsi="Times New Roman" w:cs="Times New Roman"/>
        </w:rPr>
      </w:pPr>
    </w:p>
    <w:p w14:paraId="06C7C7B2" w14:textId="77777777" w:rsidR="009760B0" w:rsidRPr="00FA5CF5" w:rsidRDefault="009760B0" w:rsidP="003E6480">
      <w:pPr>
        <w:pStyle w:val="Prrafodelista"/>
        <w:rPr>
          <w:rFonts w:ascii="Times New Roman" w:hAnsi="Times New Roman" w:cs="Times New Roman"/>
        </w:rPr>
      </w:pPr>
    </w:p>
    <w:p w14:paraId="7C907F2E" w14:textId="77777777" w:rsidR="009760B0" w:rsidRPr="00FA5CF5" w:rsidRDefault="009760B0" w:rsidP="009760B0">
      <w:pPr>
        <w:rPr>
          <w:rFonts w:ascii="Times New Roman" w:hAnsi="Times New Roman" w:cs="Times New Roman"/>
        </w:rPr>
      </w:pPr>
    </w:p>
    <w:p w14:paraId="0FE1A38E" w14:textId="77777777" w:rsidR="009760B0" w:rsidRPr="00FA5CF5" w:rsidRDefault="009760B0" w:rsidP="009760B0">
      <w:pPr>
        <w:rPr>
          <w:rFonts w:ascii="Times New Roman" w:hAnsi="Times New Roman" w:cs="Times New Roman"/>
        </w:rPr>
      </w:pPr>
      <w:r w:rsidRPr="00FA5CF5">
        <w:rPr>
          <w:rFonts w:ascii="Times New Roman" w:hAnsi="Times New Roman" w:cs="Times New Roman"/>
        </w:rPr>
        <w:t xml:space="preserve">                                                                              Análisis</w:t>
      </w:r>
    </w:p>
    <w:p w14:paraId="614E5491" w14:textId="6282D4CF" w:rsidR="00B357DF" w:rsidRPr="00FA5CF5" w:rsidRDefault="00BC6987" w:rsidP="009760B0">
      <w:pPr>
        <w:rPr>
          <w:rFonts w:ascii="Times New Roman" w:hAnsi="Times New Roman" w:cs="Times New Roman"/>
        </w:rPr>
      </w:pPr>
      <w:r w:rsidRPr="00FA5CF5">
        <w:rPr>
          <w:rFonts w:ascii="Times New Roman" w:hAnsi="Times New Roman" w:cs="Times New Roman"/>
        </w:rPr>
        <w:t xml:space="preserve">Aspectos relevantes del texto </w:t>
      </w:r>
    </w:p>
    <w:p w14:paraId="1CBB959D" w14:textId="48041FE6" w:rsidR="00BC6987" w:rsidRPr="00FA5CF5" w:rsidRDefault="001F3D3A" w:rsidP="00BC6987">
      <w:pPr>
        <w:pStyle w:val="Prrafodelista"/>
        <w:numPr>
          <w:ilvl w:val="0"/>
          <w:numId w:val="2"/>
        </w:numPr>
        <w:rPr>
          <w:rFonts w:ascii="Times New Roman" w:hAnsi="Times New Roman" w:cs="Times New Roman"/>
        </w:rPr>
      </w:pPr>
      <w:r w:rsidRPr="00FA5CF5">
        <w:rPr>
          <w:rFonts w:ascii="Times New Roman" w:hAnsi="Times New Roman" w:cs="Times New Roman"/>
        </w:rPr>
        <w:t xml:space="preserve">Satanás no quería conformarse con rebelarse, quería que los demás también lo </w:t>
      </w:r>
      <w:proofErr w:type="gramStart"/>
      <w:r w:rsidRPr="00FA5CF5">
        <w:rPr>
          <w:rFonts w:ascii="Times New Roman" w:hAnsi="Times New Roman" w:cs="Times New Roman"/>
        </w:rPr>
        <w:t>hicieran ,</w:t>
      </w:r>
      <w:proofErr w:type="gramEnd"/>
      <w:r w:rsidRPr="00FA5CF5">
        <w:rPr>
          <w:rFonts w:ascii="Times New Roman" w:hAnsi="Times New Roman" w:cs="Times New Roman"/>
        </w:rPr>
        <w:t xml:space="preserve"> por eso fue insistente en hacer a la pareja pecar </w:t>
      </w:r>
    </w:p>
    <w:p w14:paraId="3877781B" w14:textId="3BAA5103" w:rsidR="001F3D3A" w:rsidRPr="00FA5CF5" w:rsidRDefault="002C7CE1" w:rsidP="00BC6987">
      <w:pPr>
        <w:pStyle w:val="Prrafodelista"/>
        <w:numPr>
          <w:ilvl w:val="0"/>
          <w:numId w:val="2"/>
        </w:numPr>
        <w:rPr>
          <w:rFonts w:ascii="Times New Roman" w:hAnsi="Times New Roman" w:cs="Times New Roman"/>
        </w:rPr>
      </w:pPr>
      <w:r w:rsidRPr="00FA5CF5">
        <w:rPr>
          <w:rFonts w:ascii="Times New Roman" w:hAnsi="Times New Roman" w:cs="Times New Roman"/>
        </w:rPr>
        <w:t>Adán</w:t>
      </w:r>
      <w:r w:rsidR="001F3D3A" w:rsidRPr="00FA5CF5">
        <w:rPr>
          <w:rFonts w:ascii="Times New Roman" w:hAnsi="Times New Roman" w:cs="Times New Roman"/>
        </w:rPr>
        <w:t xml:space="preserve"> y </w:t>
      </w:r>
      <w:r w:rsidRPr="00FA5CF5">
        <w:rPr>
          <w:rFonts w:ascii="Times New Roman" w:hAnsi="Times New Roman" w:cs="Times New Roman"/>
        </w:rPr>
        <w:t>Eva</w:t>
      </w:r>
      <w:r w:rsidR="001F3D3A" w:rsidRPr="00FA5CF5">
        <w:rPr>
          <w:rFonts w:ascii="Times New Roman" w:hAnsi="Times New Roman" w:cs="Times New Roman"/>
        </w:rPr>
        <w:t xml:space="preserve"> desobedecen el mandato de no separarse y solos no logran afrontar el pecado y caen </w:t>
      </w:r>
    </w:p>
    <w:p w14:paraId="4480CA1F" w14:textId="528901BB" w:rsidR="001F3D3A" w:rsidRPr="00FA5CF5" w:rsidRDefault="00980DF5" w:rsidP="00BC6987">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sigue mostrando su </w:t>
      </w:r>
      <w:r w:rsidR="00C60725" w:rsidRPr="00FA5CF5">
        <w:rPr>
          <w:rFonts w:ascii="Times New Roman" w:hAnsi="Times New Roman" w:cs="Times New Roman"/>
        </w:rPr>
        <w:t>misericordia,</w:t>
      </w:r>
      <w:r w:rsidRPr="00FA5CF5">
        <w:rPr>
          <w:rFonts w:ascii="Times New Roman" w:hAnsi="Times New Roman" w:cs="Times New Roman"/>
        </w:rPr>
        <w:t xml:space="preserve"> aun en medio del castigo </w:t>
      </w:r>
    </w:p>
    <w:p w14:paraId="4BCDE224" w14:textId="77777777" w:rsidR="00980DF5" w:rsidRPr="00FA5CF5" w:rsidRDefault="00980DF5" w:rsidP="00980DF5">
      <w:pPr>
        <w:pStyle w:val="Prrafodelista"/>
        <w:rPr>
          <w:rFonts w:ascii="Times New Roman" w:hAnsi="Times New Roman" w:cs="Times New Roman"/>
        </w:rPr>
      </w:pPr>
    </w:p>
    <w:p w14:paraId="4B1D032B" w14:textId="0569F9B4" w:rsidR="00980DF5" w:rsidRPr="00FA5CF5" w:rsidRDefault="007102A8" w:rsidP="00980DF5">
      <w:pPr>
        <w:pStyle w:val="Prrafodelista"/>
        <w:rPr>
          <w:rFonts w:ascii="Times New Roman" w:hAnsi="Times New Roman" w:cs="Times New Roman"/>
        </w:rPr>
      </w:pPr>
      <w:proofErr w:type="gramStart"/>
      <w:r w:rsidRPr="00FA5CF5">
        <w:rPr>
          <w:rFonts w:ascii="Times New Roman" w:hAnsi="Times New Roman" w:cs="Times New Roman"/>
        </w:rPr>
        <w:t>Opinión personal</w:t>
      </w:r>
      <w:proofErr w:type="gramEnd"/>
      <w:r w:rsidRPr="00FA5CF5">
        <w:rPr>
          <w:rFonts w:ascii="Times New Roman" w:hAnsi="Times New Roman" w:cs="Times New Roman"/>
        </w:rPr>
        <w:t xml:space="preserve"> </w:t>
      </w:r>
    </w:p>
    <w:p w14:paraId="56F1CA72" w14:textId="6E01AF10" w:rsidR="007102A8" w:rsidRPr="00FA5CF5" w:rsidRDefault="002C7CE1" w:rsidP="007102A8">
      <w:pPr>
        <w:pStyle w:val="Prrafodelista"/>
        <w:numPr>
          <w:ilvl w:val="0"/>
          <w:numId w:val="2"/>
        </w:numPr>
        <w:rPr>
          <w:rFonts w:ascii="Times New Roman" w:hAnsi="Times New Roman" w:cs="Times New Roman"/>
        </w:rPr>
      </w:pPr>
      <w:r w:rsidRPr="00FA5CF5">
        <w:rPr>
          <w:rFonts w:ascii="Times New Roman" w:hAnsi="Times New Roman" w:cs="Times New Roman"/>
        </w:rPr>
        <w:lastRenderedPageBreak/>
        <w:t>Adán</w:t>
      </w:r>
      <w:r w:rsidR="00610A61" w:rsidRPr="00FA5CF5">
        <w:rPr>
          <w:rFonts w:ascii="Times New Roman" w:hAnsi="Times New Roman" w:cs="Times New Roman"/>
        </w:rPr>
        <w:t xml:space="preserve"> y </w:t>
      </w:r>
      <w:r w:rsidRPr="00FA5CF5">
        <w:rPr>
          <w:rFonts w:ascii="Times New Roman" w:hAnsi="Times New Roman" w:cs="Times New Roman"/>
        </w:rPr>
        <w:t>Eva</w:t>
      </w:r>
      <w:r w:rsidR="00610A61" w:rsidRPr="00FA5CF5">
        <w:rPr>
          <w:rFonts w:ascii="Times New Roman" w:hAnsi="Times New Roman" w:cs="Times New Roman"/>
        </w:rPr>
        <w:t xml:space="preserve"> conocerían un nuevo mundo que solo se puede conocer bajo el </w:t>
      </w:r>
      <w:proofErr w:type="gramStart"/>
      <w:r w:rsidR="00610A61" w:rsidRPr="00FA5CF5">
        <w:rPr>
          <w:rFonts w:ascii="Times New Roman" w:hAnsi="Times New Roman" w:cs="Times New Roman"/>
        </w:rPr>
        <w:t>pecado ,</w:t>
      </w:r>
      <w:proofErr w:type="gramEnd"/>
      <w:r w:rsidR="00610A61" w:rsidRPr="00FA5CF5">
        <w:rPr>
          <w:rFonts w:ascii="Times New Roman" w:hAnsi="Times New Roman" w:cs="Times New Roman"/>
        </w:rPr>
        <w:t xml:space="preserve"> uno </w:t>
      </w:r>
      <w:r w:rsidR="00906933" w:rsidRPr="00FA5CF5">
        <w:rPr>
          <w:rFonts w:ascii="Times New Roman" w:hAnsi="Times New Roman" w:cs="Times New Roman"/>
        </w:rPr>
        <w:t xml:space="preserve">que trae </w:t>
      </w:r>
      <w:proofErr w:type="gramStart"/>
      <w:r w:rsidR="00906933" w:rsidRPr="00FA5CF5">
        <w:rPr>
          <w:rFonts w:ascii="Times New Roman" w:hAnsi="Times New Roman" w:cs="Times New Roman"/>
        </w:rPr>
        <w:t>destrucción ,</w:t>
      </w:r>
      <w:proofErr w:type="gramEnd"/>
      <w:r w:rsidR="00906933" w:rsidRPr="00FA5CF5">
        <w:rPr>
          <w:rFonts w:ascii="Times New Roman" w:hAnsi="Times New Roman" w:cs="Times New Roman"/>
        </w:rPr>
        <w:t xml:space="preserve"> tristeza y dolor </w:t>
      </w:r>
      <w:r w:rsidR="00571B1B" w:rsidRPr="00FA5CF5">
        <w:rPr>
          <w:rFonts w:ascii="Times New Roman" w:hAnsi="Times New Roman" w:cs="Times New Roman"/>
        </w:rPr>
        <w:t xml:space="preserve">porque contra Dios </w:t>
      </w:r>
      <w:proofErr w:type="gramStart"/>
      <w:r w:rsidR="00571B1B" w:rsidRPr="00FA5CF5">
        <w:rPr>
          <w:rFonts w:ascii="Times New Roman" w:hAnsi="Times New Roman" w:cs="Times New Roman"/>
        </w:rPr>
        <w:t>y  contra</w:t>
      </w:r>
      <w:proofErr w:type="gramEnd"/>
      <w:r w:rsidR="00571B1B" w:rsidRPr="00FA5CF5">
        <w:rPr>
          <w:rFonts w:ascii="Times New Roman" w:hAnsi="Times New Roman" w:cs="Times New Roman"/>
        </w:rPr>
        <w:t xml:space="preserve"> su mandamiento, habían comido del fruto prohibido, y ahora continuarían comiéndolo y conocerían el mal todos los días de su vida.</w:t>
      </w:r>
    </w:p>
    <w:p w14:paraId="2076AFD5" w14:textId="766C1072" w:rsidR="007102A8" w:rsidRPr="00FA5CF5" w:rsidRDefault="00F30019" w:rsidP="007912B6">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plan original de Dios fue que los seres humanos jamás conocieran el </w:t>
      </w:r>
      <w:proofErr w:type="gramStart"/>
      <w:r w:rsidRPr="00FA5CF5">
        <w:rPr>
          <w:rFonts w:ascii="Times New Roman" w:hAnsi="Times New Roman" w:cs="Times New Roman"/>
        </w:rPr>
        <w:t>pecado ,</w:t>
      </w:r>
      <w:proofErr w:type="gramEnd"/>
      <w:r w:rsidRPr="00FA5CF5">
        <w:rPr>
          <w:rFonts w:ascii="Times New Roman" w:hAnsi="Times New Roman" w:cs="Times New Roman"/>
        </w:rPr>
        <w:t xml:space="preserve"> adorno la tierra solo para que el fuera </w:t>
      </w:r>
      <w:proofErr w:type="gramStart"/>
      <w:r w:rsidRPr="00FA5CF5">
        <w:rPr>
          <w:rFonts w:ascii="Times New Roman" w:hAnsi="Times New Roman" w:cs="Times New Roman"/>
        </w:rPr>
        <w:t>feliz</w:t>
      </w:r>
      <w:proofErr w:type="gramEnd"/>
      <w:r w:rsidRPr="00FA5CF5">
        <w:rPr>
          <w:rFonts w:ascii="Times New Roman" w:hAnsi="Times New Roman" w:cs="Times New Roman"/>
        </w:rPr>
        <w:t xml:space="preserve"> </w:t>
      </w:r>
      <w:proofErr w:type="gramStart"/>
      <w:r w:rsidRPr="00FA5CF5">
        <w:rPr>
          <w:rFonts w:ascii="Times New Roman" w:hAnsi="Times New Roman" w:cs="Times New Roman"/>
        </w:rPr>
        <w:t xml:space="preserve">pero </w:t>
      </w:r>
      <w:r w:rsidR="007912B6" w:rsidRPr="00FA5CF5">
        <w:rPr>
          <w:rFonts w:ascii="Times New Roman" w:hAnsi="Times New Roman" w:cs="Times New Roman"/>
        </w:rPr>
        <w:t xml:space="preserve"> debía</w:t>
      </w:r>
      <w:proofErr w:type="gramEnd"/>
      <w:r w:rsidR="007912B6" w:rsidRPr="00FA5CF5">
        <w:rPr>
          <w:rFonts w:ascii="Times New Roman" w:hAnsi="Times New Roman" w:cs="Times New Roman"/>
        </w:rPr>
        <w:t xml:space="preserve"> probarse su obediencia; pues Dios no había de permitir que el mundo se llenara de personas que menospreciaran su ley</w:t>
      </w:r>
    </w:p>
    <w:p w14:paraId="712C3EE8" w14:textId="1DE77686" w:rsidR="007102A8" w:rsidRPr="00FA5CF5" w:rsidRDefault="002C7CE1" w:rsidP="00C60725">
      <w:pPr>
        <w:pStyle w:val="Prrafodelista"/>
        <w:numPr>
          <w:ilvl w:val="0"/>
          <w:numId w:val="2"/>
        </w:numPr>
        <w:rPr>
          <w:rFonts w:ascii="Times New Roman" w:hAnsi="Times New Roman" w:cs="Times New Roman"/>
        </w:rPr>
      </w:pPr>
      <w:r w:rsidRPr="00FA5CF5">
        <w:rPr>
          <w:rFonts w:ascii="Times New Roman" w:hAnsi="Times New Roman" w:cs="Times New Roman"/>
        </w:rPr>
        <w:t>Adán</w:t>
      </w:r>
      <w:r w:rsidR="00D457B7" w:rsidRPr="00FA5CF5">
        <w:rPr>
          <w:rFonts w:ascii="Times New Roman" w:hAnsi="Times New Roman" w:cs="Times New Roman"/>
        </w:rPr>
        <w:t xml:space="preserve"> y </w:t>
      </w:r>
      <w:r w:rsidRPr="00FA5CF5">
        <w:rPr>
          <w:rFonts w:ascii="Times New Roman" w:hAnsi="Times New Roman" w:cs="Times New Roman"/>
        </w:rPr>
        <w:t>Eva</w:t>
      </w:r>
      <w:r w:rsidR="00D457B7" w:rsidRPr="00FA5CF5">
        <w:rPr>
          <w:rFonts w:ascii="Times New Roman" w:hAnsi="Times New Roman" w:cs="Times New Roman"/>
        </w:rPr>
        <w:t xml:space="preserve"> estaban arrepentidos por las consecuencias de sus errores mas no por el error porque </w:t>
      </w:r>
      <w:r w:rsidR="00C60725" w:rsidRPr="00FA5CF5">
        <w:rPr>
          <w:rFonts w:ascii="Times New Roman" w:hAnsi="Times New Roman" w:cs="Times New Roman"/>
        </w:rPr>
        <w:t>Suplicaron fervientemente a Dios que les permitiera permanecer en el hogar de su inocencia y regocijo. Lamentablemente debían conocer las consecuencias de ser parte de la rebelión y es lo que hasta el día de hoy vemos.</w:t>
      </w:r>
    </w:p>
    <w:p w14:paraId="5A50A600" w14:textId="77777777" w:rsidR="007102A8" w:rsidRPr="00FA5CF5" w:rsidRDefault="007102A8" w:rsidP="00980DF5">
      <w:pPr>
        <w:pStyle w:val="Prrafodelista"/>
        <w:rPr>
          <w:rFonts w:ascii="Times New Roman" w:hAnsi="Times New Roman" w:cs="Times New Roman"/>
        </w:rPr>
      </w:pPr>
    </w:p>
    <w:p w14:paraId="29242448" w14:textId="4AF81CEC" w:rsidR="007102A8" w:rsidRPr="00FA5CF5" w:rsidRDefault="007102A8" w:rsidP="00980DF5">
      <w:pPr>
        <w:pStyle w:val="Prrafodelista"/>
        <w:rPr>
          <w:rFonts w:ascii="Times New Roman" w:hAnsi="Times New Roman" w:cs="Times New Roman"/>
        </w:rPr>
      </w:pPr>
      <w:r w:rsidRPr="00FA5CF5">
        <w:rPr>
          <w:rFonts w:ascii="Times New Roman" w:hAnsi="Times New Roman" w:cs="Times New Roman"/>
        </w:rPr>
        <w:t>Relación del texto con la biblia</w:t>
      </w:r>
    </w:p>
    <w:p w14:paraId="4D319664" w14:textId="7EA85B37" w:rsidR="00C60725" w:rsidRPr="00FA5CF5" w:rsidRDefault="007102A8" w:rsidP="008708C9">
      <w:pPr>
        <w:rPr>
          <w:rFonts w:ascii="Times New Roman" w:hAnsi="Times New Roman" w:cs="Times New Roman"/>
        </w:rPr>
      </w:pPr>
      <w:r w:rsidRPr="00FA5CF5">
        <w:rPr>
          <w:rFonts w:ascii="Times New Roman" w:hAnsi="Times New Roman" w:cs="Times New Roman"/>
        </w:rPr>
        <w:t xml:space="preserve">En este </w:t>
      </w:r>
      <w:proofErr w:type="gramStart"/>
      <w:r w:rsidRPr="00FA5CF5">
        <w:rPr>
          <w:rFonts w:ascii="Times New Roman" w:hAnsi="Times New Roman" w:cs="Times New Roman"/>
        </w:rPr>
        <w:t>caso ,</w:t>
      </w:r>
      <w:proofErr w:type="gramEnd"/>
      <w:r w:rsidRPr="00FA5CF5">
        <w:rPr>
          <w:rFonts w:ascii="Times New Roman" w:hAnsi="Times New Roman" w:cs="Times New Roman"/>
        </w:rPr>
        <w:t xml:space="preserve"> todo el texto </w:t>
      </w:r>
      <w:proofErr w:type="spellStart"/>
      <w:r w:rsidRPr="00FA5CF5">
        <w:rPr>
          <w:rFonts w:ascii="Times New Roman" w:hAnsi="Times New Roman" w:cs="Times New Roman"/>
        </w:rPr>
        <w:t>esta</w:t>
      </w:r>
      <w:proofErr w:type="spellEnd"/>
      <w:r w:rsidRPr="00FA5CF5">
        <w:rPr>
          <w:rFonts w:ascii="Times New Roman" w:hAnsi="Times New Roman" w:cs="Times New Roman"/>
        </w:rPr>
        <w:t xml:space="preserve"> relacionado </w:t>
      </w:r>
      <w:proofErr w:type="gramStart"/>
      <w:r w:rsidRPr="00FA5CF5">
        <w:rPr>
          <w:rFonts w:ascii="Times New Roman" w:hAnsi="Times New Roman" w:cs="Times New Roman"/>
        </w:rPr>
        <w:t>y  basado</w:t>
      </w:r>
      <w:proofErr w:type="gramEnd"/>
      <w:r w:rsidRPr="00FA5CF5">
        <w:rPr>
          <w:rFonts w:ascii="Times New Roman" w:hAnsi="Times New Roman" w:cs="Times New Roman"/>
        </w:rPr>
        <w:t xml:space="preserve"> en Genesis 3</w:t>
      </w:r>
      <w:r w:rsidR="008708C9" w:rsidRPr="00FA5CF5">
        <w:rPr>
          <w:rFonts w:ascii="Times New Roman" w:hAnsi="Times New Roman" w:cs="Times New Roman"/>
        </w:rPr>
        <w:t xml:space="preserve">. Pero aquí daremos los ejemplos </w:t>
      </w:r>
      <w:proofErr w:type="spellStart"/>
      <w:r w:rsidR="008708C9" w:rsidRPr="00FA5CF5">
        <w:rPr>
          <w:rFonts w:ascii="Times New Roman" w:hAnsi="Times New Roman" w:cs="Times New Roman"/>
        </w:rPr>
        <w:t>mas</w:t>
      </w:r>
      <w:proofErr w:type="spellEnd"/>
      <w:r w:rsidR="008708C9" w:rsidRPr="00FA5CF5">
        <w:rPr>
          <w:rFonts w:ascii="Times New Roman" w:hAnsi="Times New Roman" w:cs="Times New Roman"/>
        </w:rPr>
        <w:t xml:space="preserve"> relevantes (ya que este </w:t>
      </w:r>
      <w:proofErr w:type="spellStart"/>
      <w:r w:rsidR="008708C9" w:rsidRPr="00FA5CF5">
        <w:rPr>
          <w:rFonts w:ascii="Times New Roman" w:hAnsi="Times New Roman" w:cs="Times New Roman"/>
        </w:rPr>
        <w:t>capitulo</w:t>
      </w:r>
      <w:proofErr w:type="spellEnd"/>
      <w:r w:rsidR="008708C9" w:rsidRPr="00FA5CF5">
        <w:rPr>
          <w:rFonts w:ascii="Times New Roman" w:hAnsi="Times New Roman" w:cs="Times New Roman"/>
        </w:rPr>
        <w:t xml:space="preserve"> e historia son muy importantes para la humanidad)</w:t>
      </w:r>
    </w:p>
    <w:p w14:paraId="0035B8EF" w14:textId="151059F0" w:rsidR="008708C9" w:rsidRPr="00FA5CF5" w:rsidRDefault="008708C9" w:rsidP="008708C9">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advertencia hecha a nuestros primeros padres: “Porque el día que de él comas, ciertamente morirás” (Génesis 2:17), no significaba que morirían el mismo día en que comieran del fruto prohibido, sino que ese día sería dictada la irrevocable sentencia. </w:t>
      </w:r>
    </w:p>
    <w:p w14:paraId="3880E416" w14:textId="778AC885" w:rsidR="008708C9" w:rsidRPr="00FA5CF5" w:rsidRDefault="00F8445F" w:rsidP="008708C9">
      <w:pPr>
        <w:pStyle w:val="Prrafodelista"/>
        <w:numPr>
          <w:ilvl w:val="0"/>
          <w:numId w:val="2"/>
        </w:numPr>
        <w:rPr>
          <w:rFonts w:ascii="Times New Roman" w:hAnsi="Times New Roman" w:cs="Times New Roman"/>
        </w:rPr>
      </w:pPr>
      <w:r w:rsidRPr="00FA5CF5">
        <w:rPr>
          <w:rFonts w:ascii="Times New Roman" w:hAnsi="Times New Roman" w:cs="Times New Roman"/>
        </w:rPr>
        <w:t xml:space="preserve">Adán no podía negar ni disculpar su pecado; pero en vez de mostrar arrepentimiento, culpó a su esposa, y de esa manera al mismo Dios: “La mujer que me </w:t>
      </w:r>
      <w:proofErr w:type="gramStart"/>
      <w:r w:rsidRPr="00FA5CF5">
        <w:rPr>
          <w:rFonts w:ascii="Times New Roman" w:hAnsi="Times New Roman" w:cs="Times New Roman"/>
        </w:rPr>
        <w:t>diste</w:t>
      </w:r>
      <w:proofErr w:type="gramEnd"/>
      <w:r w:rsidRPr="00FA5CF5">
        <w:rPr>
          <w:rFonts w:ascii="Times New Roman" w:hAnsi="Times New Roman" w:cs="Times New Roman"/>
        </w:rPr>
        <w:t xml:space="preserve"> por compañera me dio del árbol, y yo comí”. Génesis 3:12. El que por amor a Eva había escogido deliberadamente perder la aprobación de Dios, su hogar en el paraíso y una vida de eterno regocijo, ahora después de su caída culpó de su transgresión a su compañera y aun a su mismo Creador. Tan terrible es el poder del pecado</w:t>
      </w:r>
    </w:p>
    <w:p w14:paraId="39CB67ED" w14:textId="05CA5A3B" w:rsidR="008708C9" w:rsidRPr="00FA5CF5" w:rsidRDefault="003F4E7D" w:rsidP="003F4E7D">
      <w:pPr>
        <w:pStyle w:val="Prrafodelista"/>
        <w:numPr>
          <w:ilvl w:val="0"/>
          <w:numId w:val="2"/>
        </w:numPr>
        <w:rPr>
          <w:ins w:id="159" w:author="Karen Elizabeth Clark Bonilla" w:date="2025-11-01T22:34:00Z" w16du:dateUtc="2025-11-02T04:34:00Z"/>
          <w:rFonts w:ascii="Times New Roman" w:hAnsi="Times New Roman" w:cs="Times New Roman"/>
        </w:rPr>
      </w:pPr>
      <w:r w:rsidRPr="00FA5CF5">
        <w:rPr>
          <w:rFonts w:ascii="Times New Roman" w:hAnsi="Times New Roman" w:cs="Times New Roman"/>
        </w:rPr>
        <w:t xml:space="preserve"> Eva se atrevió a más. Vio “que el árbol era bueno para comer, agradable a los ojos y deseable para alcanzar la sabiduría, tomó de su fruto y comió”. Génesis 3:6. Era agradable al paladar, y a medida que comía, parecía sentir una fuerza vivificante, y se figuró que entraba en un estado más elevado de existencia. Sin temor, tomó el fruto y lo comió</w:t>
      </w:r>
    </w:p>
    <w:p w14:paraId="394F4B4F" w14:textId="77777777" w:rsidR="009760B0" w:rsidRPr="00FA5CF5" w:rsidRDefault="009760B0" w:rsidP="009760B0">
      <w:pPr>
        <w:rPr>
          <w:rFonts w:ascii="Times New Roman" w:hAnsi="Times New Roman" w:cs="Times New Roman"/>
        </w:rPr>
      </w:pPr>
    </w:p>
    <w:p w14:paraId="32221E7F" w14:textId="4BF005C8" w:rsidR="003F4E7D" w:rsidRPr="00FA5CF5" w:rsidRDefault="00BE77B6" w:rsidP="009760B0">
      <w:pPr>
        <w:rPr>
          <w:rFonts w:ascii="Times New Roman" w:hAnsi="Times New Roman" w:cs="Times New Roman"/>
        </w:rPr>
      </w:pPr>
      <w:r w:rsidRPr="00FA5CF5">
        <w:rPr>
          <w:rFonts w:ascii="Times New Roman" w:hAnsi="Times New Roman" w:cs="Times New Roman"/>
        </w:rPr>
        <w:t xml:space="preserve">Concepto </w:t>
      </w:r>
    </w:p>
    <w:p w14:paraId="4E3DCDDC" w14:textId="068522C8" w:rsidR="00BE77B6" w:rsidRPr="00FA5CF5" w:rsidRDefault="00252937" w:rsidP="00BE77B6">
      <w:pPr>
        <w:pStyle w:val="Prrafodelista"/>
        <w:numPr>
          <w:ilvl w:val="0"/>
          <w:numId w:val="2"/>
        </w:numPr>
        <w:rPr>
          <w:rFonts w:ascii="Times New Roman" w:hAnsi="Times New Roman" w:cs="Times New Roman"/>
        </w:rPr>
      </w:pPr>
      <w:r w:rsidRPr="00FA5CF5">
        <w:rPr>
          <w:rFonts w:ascii="Times New Roman" w:hAnsi="Times New Roman" w:cs="Times New Roman"/>
        </w:rPr>
        <w:t xml:space="preserve">Transgresión: </w:t>
      </w:r>
      <w:r w:rsidR="00C71005" w:rsidRPr="00FA5CF5">
        <w:rPr>
          <w:rFonts w:ascii="Times New Roman" w:hAnsi="Times New Roman" w:cs="Times New Roman"/>
        </w:rPr>
        <w:t>desobediencia (</w:t>
      </w:r>
      <w:r w:rsidR="002C7CE1" w:rsidRPr="00FA5CF5">
        <w:rPr>
          <w:rFonts w:ascii="Times New Roman" w:hAnsi="Times New Roman" w:cs="Times New Roman"/>
        </w:rPr>
        <w:t>pág.</w:t>
      </w:r>
      <w:r w:rsidR="00C71005" w:rsidRPr="00FA5CF5">
        <w:rPr>
          <w:rFonts w:ascii="Times New Roman" w:hAnsi="Times New Roman" w:cs="Times New Roman"/>
        </w:rPr>
        <w:t xml:space="preserve"> </w:t>
      </w:r>
      <w:proofErr w:type="gramStart"/>
      <w:r w:rsidR="00C71005" w:rsidRPr="00FA5CF5">
        <w:rPr>
          <w:rFonts w:ascii="Times New Roman" w:hAnsi="Times New Roman" w:cs="Times New Roman"/>
        </w:rPr>
        <w:t>33 ,</w:t>
      </w:r>
      <w:proofErr w:type="gramEnd"/>
      <w:r w:rsidR="00C71005" w:rsidRPr="00FA5CF5">
        <w:rPr>
          <w:rFonts w:ascii="Times New Roman" w:hAnsi="Times New Roman" w:cs="Times New Roman"/>
        </w:rPr>
        <w:t xml:space="preserve"> 35)</w:t>
      </w:r>
    </w:p>
    <w:p w14:paraId="0A1850B1" w14:textId="276F77A0" w:rsidR="00C71005" w:rsidRPr="00FA5CF5" w:rsidRDefault="00A31987" w:rsidP="00BE77B6">
      <w:pPr>
        <w:pStyle w:val="Prrafodelista"/>
        <w:numPr>
          <w:ilvl w:val="0"/>
          <w:numId w:val="2"/>
        </w:numPr>
        <w:rPr>
          <w:rFonts w:ascii="Times New Roman" w:hAnsi="Times New Roman" w:cs="Times New Roman"/>
        </w:rPr>
      </w:pPr>
      <w:proofErr w:type="gramStart"/>
      <w:r w:rsidRPr="00FA5CF5">
        <w:rPr>
          <w:rFonts w:ascii="Times New Roman" w:hAnsi="Times New Roman" w:cs="Times New Roman"/>
        </w:rPr>
        <w:t>A</w:t>
      </w:r>
      <w:r w:rsidR="00780907" w:rsidRPr="00FA5CF5">
        <w:rPr>
          <w:rFonts w:ascii="Times New Roman" w:hAnsi="Times New Roman" w:cs="Times New Roman"/>
        </w:rPr>
        <w:t xml:space="preserve">dvertidos </w:t>
      </w:r>
      <w:r w:rsidRPr="00FA5CF5">
        <w:rPr>
          <w:rFonts w:ascii="Times New Roman" w:hAnsi="Times New Roman" w:cs="Times New Roman"/>
        </w:rPr>
        <w:t>:</w:t>
      </w:r>
      <w:proofErr w:type="gramEnd"/>
      <w:r w:rsidRPr="00FA5CF5">
        <w:rPr>
          <w:rFonts w:ascii="Times New Roman" w:hAnsi="Times New Roman" w:cs="Times New Roman"/>
        </w:rPr>
        <w:t xml:space="preserve"> </w:t>
      </w:r>
      <w:proofErr w:type="gramStart"/>
      <w:r w:rsidRPr="00FA5CF5">
        <w:rPr>
          <w:rFonts w:ascii="Times New Roman" w:hAnsi="Times New Roman" w:cs="Times New Roman"/>
        </w:rPr>
        <w:t>presentado ,</w:t>
      </w:r>
      <w:proofErr w:type="gramEnd"/>
      <w:r w:rsidRPr="00FA5CF5">
        <w:rPr>
          <w:rFonts w:ascii="Times New Roman" w:hAnsi="Times New Roman" w:cs="Times New Roman"/>
        </w:rPr>
        <w:t xml:space="preserve"> </w:t>
      </w:r>
      <w:proofErr w:type="spellStart"/>
      <w:proofErr w:type="gramStart"/>
      <w:r w:rsidRPr="00FA5CF5">
        <w:rPr>
          <w:rFonts w:ascii="Times New Roman" w:hAnsi="Times New Roman" w:cs="Times New Roman"/>
        </w:rPr>
        <w:t>mostrado</w:t>
      </w:r>
      <w:r w:rsidR="00F3084F" w:rsidRPr="00FA5CF5">
        <w:rPr>
          <w:rFonts w:ascii="Times New Roman" w:hAnsi="Times New Roman" w:cs="Times New Roman"/>
        </w:rPr>
        <w:t>,amonestado</w:t>
      </w:r>
      <w:proofErr w:type="spellEnd"/>
      <w:proofErr w:type="gramEnd"/>
      <w:r w:rsidRPr="00FA5CF5">
        <w:rPr>
          <w:rFonts w:ascii="Times New Roman" w:hAnsi="Times New Roman" w:cs="Times New Roman"/>
        </w:rPr>
        <w:t xml:space="preserve"> (</w:t>
      </w:r>
      <w:r w:rsidR="002C7CE1" w:rsidRPr="00FA5CF5">
        <w:rPr>
          <w:rFonts w:ascii="Times New Roman" w:hAnsi="Times New Roman" w:cs="Times New Roman"/>
        </w:rPr>
        <w:t>pág.</w:t>
      </w:r>
      <w:r w:rsidR="00F3084F" w:rsidRPr="00FA5CF5">
        <w:rPr>
          <w:rFonts w:ascii="Times New Roman" w:hAnsi="Times New Roman" w:cs="Times New Roman"/>
        </w:rPr>
        <w:t xml:space="preserve"> 28)</w:t>
      </w:r>
    </w:p>
    <w:p w14:paraId="5D656223" w14:textId="3C211B24" w:rsidR="00C52A8B" w:rsidRPr="00FA5CF5" w:rsidRDefault="00C52A8B" w:rsidP="00C52A8B">
      <w:pPr>
        <w:pStyle w:val="Prrafodelista"/>
        <w:numPr>
          <w:ilvl w:val="0"/>
          <w:numId w:val="2"/>
        </w:numPr>
        <w:rPr>
          <w:rFonts w:ascii="Times New Roman" w:hAnsi="Times New Roman" w:cs="Times New Roman"/>
        </w:rPr>
      </w:pPr>
      <w:r w:rsidRPr="00FA5CF5">
        <w:rPr>
          <w:rFonts w:ascii="Times New Roman" w:hAnsi="Times New Roman" w:cs="Times New Roman"/>
        </w:rPr>
        <w:t>Tentar: constante pugna (</w:t>
      </w:r>
      <w:r w:rsidR="002C7CE1" w:rsidRPr="00FA5CF5">
        <w:rPr>
          <w:rFonts w:ascii="Times New Roman" w:hAnsi="Times New Roman" w:cs="Times New Roman"/>
        </w:rPr>
        <w:t>pág.</w:t>
      </w:r>
      <w:r w:rsidRPr="00FA5CF5">
        <w:rPr>
          <w:rFonts w:ascii="Times New Roman" w:hAnsi="Times New Roman" w:cs="Times New Roman"/>
        </w:rPr>
        <w:t xml:space="preserve"> 31)</w:t>
      </w:r>
    </w:p>
    <w:p w14:paraId="4BFFC190" w14:textId="77777777" w:rsidR="00C52A8B" w:rsidRPr="00FA5CF5" w:rsidRDefault="00C52A8B" w:rsidP="00C52A8B">
      <w:pPr>
        <w:rPr>
          <w:rFonts w:ascii="Times New Roman" w:hAnsi="Times New Roman" w:cs="Times New Roman"/>
        </w:rPr>
      </w:pPr>
    </w:p>
    <w:p w14:paraId="74E30AAF" w14:textId="7EDC15D5" w:rsidR="00C52A8B" w:rsidRPr="00FA5CF5" w:rsidRDefault="00C52A8B" w:rsidP="00C52A8B">
      <w:pPr>
        <w:rPr>
          <w:rFonts w:ascii="Times New Roman" w:hAnsi="Times New Roman" w:cs="Times New Roman"/>
        </w:rPr>
      </w:pPr>
      <w:r w:rsidRPr="00FA5CF5">
        <w:rPr>
          <w:rFonts w:ascii="Times New Roman" w:hAnsi="Times New Roman" w:cs="Times New Roman"/>
        </w:rPr>
        <w:t xml:space="preserve">Palabras </w:t>
      </w:r>
      <w:proofErr w:type="gramStart"/>
      <w:r w:rsidRPr="00FA5CF5">
        <w:rPr>
          <w:rFonts w:ascii="Times New Roman" w:hAnsi="Times New Roman" w:cs="Times New Roman"/>
        </w:rPr>
        <w:t>claves :</w:t>
      </w:r>
      <w:proofErr w:type="gramEnd"/>
      <w:r w:rsidRPr="00FA5CF5">
        <w:rPr>
          <w:rFonts w:ascii="Times New Roman" w:hAnsi="Times New Roman" w:cs="Times New Roman"/>
        </w:rPr>
        <w:t xml:space="preserve"> </w:t>
      </w:r>
      <w:proofErr w:type="gramStart"/>
      <w:r w:rsidRPr="00FA5CF5">
        <w:rPr>
          <w:rFonts w:ascii="Times New Roman" w:hAnsi="Times New Roman" w:cs="Times New Roman"/>
        </w:rPr>
        <w:t>obediencia ,</w:t>
      </w:r>
      <w:proofErr w:type="gramEnd"/>
      <w:r w:rsidRPr="00FA5CF5">
        <w:rPr>
          <w:rFonts w:ascii="Times New Roman" w:hAnsi="Times New Roman" w:cs="Times New Roman"/>
        </w:rPr>
        <w:t xml:space="preserve"> </w:t>
      </w:r>
      <w:proofErr w:type="gramStart"/>
      <w:r w:rsidRPr="00FA5CF5">
        <w:rPr>
          <w:rFonts w:ascii="Times New Roman" w:hAnsi="Times New Roman" w:cs="Times New Roman"/>
        </w:rPr>
        <w:t>desobediencia ,</w:t>
      </w:r>
      <w:r w:rsidR="000E45DF" w:rsidRPr="00FA5CF5">
        <w:rPr>
          <w:rFonts w:ascii="Times New Roman" w:hAnsi="Times New Roman" w:cs="Times New Roman"/>
        </w:rPr>
        <w:t>hombre</w:t>
      </w:r>
      <w:proofErr w:type="gramEnd"/>
      <w:r w:rsidR="000E45DF" w:rsidRPr="00FA5CF5">
        <w:rPr>
          <w:rFonts w:ascii="Times New Roman" w:hAnsi="Times New Roman" w:cs="Times New Roman"/>
        </w:rPr>
        <w:t xml:space="preserve"> </w:t>
      </w:r>
    </w:p>
    <w:p w14:paraId="6858EE37" w14:textId="77777777" w:rsidR="000E45DF" w:rsidRPr="00FA5CF5" w:rsidRDefault="000E45DF" w:rsidP="00C52A8B">
      <w:pPr>
        <w:rPr>
          <w:rFonts w:ascii="Times New Roman" w:hAnsi="Times New Roman" w:cs="Times New Roman"/>
        </w:rPr>
      </w:pPr>
    </w:p>
    <w:p w14:paraId="3F9F6B39" w14:textId="56E8E644" w:rsidR="000E45DF" w:rsidRPr="00FA5CF5" w:rsidRDefault="000E45DF" w:rsidP="00C52A8B">
      <w:pPr>
        <w:rPr>
          <w:rFonts w:ascii="Times New Roman" w:hAnsi="Times New Roman" w:cs="Times New Roman"/>
        </w:rPr>
      </w:pPr>
      <w:r w:rsidRPr="00FA5CF5">
        <w:rPr>
          <w:rFonts w:ascii="Times New Roman" w:hAnsi="Times New Roman" w:cs="Times New Roman"/>
        </w:rPr>
        <w:t xml:space="preserve">Conclusiones </w:t>
      </w:r>
    </w:p>
    <w:p w14:paraId="2AA63021" w14:textId="36E06B66" w:rsidR="000E45DF" w:rsidRPr="00FA5CF5" w:rsidRDefault="000E45DF" w:rsidP="000E45DF">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árbol era una prueba de amor, aunque el pecado no debía </w:t>
      </w:r>
      <w:proofErr w:type="gramStart"/>
      <w:r w:rsidRPr="00FA5CF5">
        <w:rPr>
          <w:rFonts w:ascii="Times New Roman" w:hAnsi="Times New Roman" w:cs="Times New Roman"/>
        </w:rPr>
        <w:t>existir ,</w:t>
      </w:r>
      <w:proofErr w:type="gramEnd"/>
      <w:r w:rsidRPr="00FA5CF5">
        <w:rPr>
          <w:rFonts w:ascii="Times New Roman" w:hAnsi="Times New Roman" w:cs="Times New Roman"/>
        </w:rPr>
        <w:t xml:space="preserve"> nuestros padres </w:t>
      </w:r>
      <w:r w:rsidR="00E72B3F" w:rsidRPr="00FA5CF5">
        <w:rPr>
          <w:rFonts w:ascii="Times New Roman" w:hAnsi="Times New Roman" w:cs="Times New Roman"/>
        </w:rPr>
        <w:t>debían</w:t>
      </w:r>
      <w:r w:rsidRPr="00FA5CF5">
        <w:rPr>
          <w:rFonts w:ascii="Times New Roman" w:hAnsi="Times New Roman" w:cs="Times New Roman"/>
        </w:rPr>
        <w:t xml:space="preserve"> ser probados para mostrar su lealtad y voluntad para vivir en armonía con el creador </w:t>
      </w:r>
    </w:p>
    <w:p w14:paraId="5CE1FC32" w14:textId="04503114" w:rsidR="007B0FC3" w:rsidRPr="00FA5CF5" w:rsidRDefault="00E72B3F" w:rsidP="000E45DF">
      <w:pPr>
        <w:pStyle w:val="Prrafodelista"/>
        <w:numPr>
          <w:ilvl w:val="0"/>
          <w:numId w:val="2"/>
        </w:numPr>
        <w:rPr>
          <w:rFonts w:ascii="Times New Roman" w:hAnsi="Times New Roman" w:cs="Times New Roman"/>
        </w:rPr>
      </w:pPr>
      <w:r w:rsidRPr="00FA5CF5">
        <w:rPr>
          <w:rFonts w:ascii="Times New Roman" w:hAnsi="Times New Roman" w:cs="Times New Roman"/>
        </w:rPr>
        <w:t>Satanás</w:t>
      </w:r>
      <w:r w:rsidR="007B0FC3" w:rsidRPr="00FA5CF5">
        <w:rPr>
          <w:rFonts w:ascii="Times New Roman" w:hAnsi="Times New Roman" w:cs="Times New Roman"/>
        </w:rPr>
        <w:t xml:space="preserve"> no se conforma con haber </w:t>
      </w:r>
      <w:proofErr w:type="gramStart"/>
      <w:r w:rsidRPr="00FA5CF5">
        <w:rPr>
          <w:rFonts w:ascii="Times New Roman" w:hAnsi="Times New Roman" w:cs="Times New Roman"/>
        </w:rPr>
        <w:t>caído</w:t>
      </w:r>
      <w:r w:rsidR="007B0FC3" w:rsidRPr="00FA5CF5">
        <w:rPr>
          <w:rFonts w:ascii="Times New Roman" w:hAnsi="Times New Roman" w:cs="Times New Roman"/>
        </w:rPr>
        <w:t xml:space="preserve"> ,</w:t>
      </w:r>
      <w:proofErr w:type="gramEnd"/>
      <w:r w:rsidR="007B0FC3" w:rsidRPr="00FA5CF5">
        <w:rPr>
          <w:rFonts w:ascii="Times New Roman" w:hAnsi="Times New Roman" w:cs="Times New Roman"/>
        </w:rPr>
        <w:t xml:space="preserve"> quiere arrastrar a los demás a su </w:t>
      </w:r>
      <w:proofErr w:type="gramStart"/>
      <w:r w:rsidR="007B0FC3" w:rsidRPr="00FA5CF5">
        <w:rPr>
          <w:rFonts w:ascii="Times New Roman" w:hAnsi="Times New Roman" w:cs="Times New Roman"/>
        </w:rPr>
        <w:t>condición ,</w:t>
      </w:r>
      <w:proofErr w:type="gramEnd"/>
      <w:r w:rsidR="007B0FC3" w:rsidRPr="00FA5CF5">
        <w:rPr>
          <w:rFonts w:ascii="Times New Roman" w:hAnsi="Times New Roman" w:cs="Times New Roman"/>
        </w:rPr>
        <w:t xml:space="preserve"> </w:t>
      </w:r>
      <w:proofErr w:type="spellStart"/>
      <w:r w:rsidR="007B0FC3" w:rsidRPr="00FA5CF5">
        <w:rPr>
          <w:rFonts w:ascii="Times New Roman" w:hAnsi="Times New Roman" w:cs="Times New Roman"/>
        </w:rPr>
        <w:t>esta</w:t>
      </w:r>
      <w:proofErr w:type="spellEnd"/>
      <w:r w:rsidR="007B0FC3" w:rsidRPr="00FA5CF5">
        <w:rPr>
          <w:rFonts w:ascii="Times New Roman" w:hAnsi="Times New Roman" w:cs="Times New Roman"/>
        </w:rPr>
        <w:t xml:space="preserve"> constantemente tratando de tentar a </w:t>
      </w:r>
      <w:proofErr w:type="gramStart"/>
      <w:r w:rsidR="007B0FC3" w:rsidRPr="00FA5CF5">
        <w:rPr>
          <w:rFonts w:ascii="Times New Roman" w:hAnsi="Times New Roman" w:cs="Times New Roman"/>
        </w:rPr>
        <w:t>todos ,</w:t>
      </w:r>
      <w:proofErr w:type="gramEnd"/>
      <w:r w:rsidR="007B0FC3" w:rsidRPr="00FA5CF5">
        <w:rPr>
          <w:rFonts w:ascii="Times New Roman" w:hAnsi="Times New Roman" w:cs="Times New Roman"/>
        </w:rPr>
        <w:t xml:space="preserve"> quiere compart5ir su culpa y </w:t>
      </w:r>
      <w:proofErr w:type="gramStart"/>
      <w:r w:rsidR="007B0FC3" w:rsidRPr="00FA5CF5">
        <w:rPr>
          <w:rFonts w:ascii="Times New Roman" w:hAnsi="Times New Roman" w:cs="Times New Roman"/>
        </w:rPr>
        <w:t>castigo .</w:t>
      </w:r>
      <w:proofErr w:type="gramEnd"/>
      <w:r w:rsidR="007B0FC3" w:rsidRPr="00FA5CF5">
        <w:rPr>
          <w:rFonts w:ascii="Times New Roman" w:hAnsi="Times New Roman" w:cs="Times New Roman"/>
        </w:rPr>
        <w:t xml:space="preserve"> lamentablemente muchas veces no solo nos conformamos con </w:t>
      </w:r>
      <w:proofErr w:type="gramStart"/>
      <w:r w:rsidR="007B0FC3" w:rsidRPr="00FA5CF5">
        <w:rPr>
          <w:rFonts w:ascii="Times New Roman" w:hAnsi="Times New Roman" w:cs="Times New Roman"/>
        </w:rPr>
        <w:t>pecar ,</w:t>
      </w:r>
      <w:proofErr w:type="gramEnd"/>
      <w:r w:rsidR="007B0FC3" w:rsidRPr="00FA5CF5">
        <w:rPr>
          <w:rFonts w:ascii="Times New Roman" w:hAnsi="Times New Roman" w:cs="Times New Roman"/>
        </w:rPr>
        <w:t xml:space="preserve"> sino también con llevarnos a otros en nuest5ro pecado (nos volvemos agentes </w:t>
      </w:r>
      <w:proofErr w:type="gramStart"/>
      <w:r w:rsidR="007B0FC3" w:rsidRPr="00FA5CF5">
        <w:rPr>
          <w:rFonts w:ascii="Times New Roman" w:hAnsi="Times New Roman" w:cs="Times New Roman"/>
        </w:rPr>
        <w:t>de  satanás</w:t>
      </w:r>
      <w:proofErr w:type="gramEnd"/>
      <w:r w:rsidR="007B0FC3" w:rsidRPr="00FA5CF5">
        <w:rPr>
          <w:rFonts w:ascii="Times New Roman" w:hAnsi="Times New Roman" w:cs="Times New Roman"/>
        </w:rPr>
        <w:t>)</w:t>
      </w:r>
    </w:p>
    <w:p w14:paraId="7CE72237" w14:textId="46C88B85" w:rsidR="000E45DF" w:rsidRPr="00FA5CF5" w:rsidRDefault="00A7276B" w:rsidP="000E45DF">
      <w:pPr>
        <w:pStyle w:val="Prrafodelista"/>
        <w:numPr>
          <w:ilvl w:val="0"/>
          <w:numId w:val="2"/>
        </w:numPr>
        <w:rPr>
          <w:rFonts w:ascii="Times New Roman" w:hAnsi="Times New Roman" w:cs="Times New Roman"/>
        </w:rPr>
      </w:pPr>
      <w:r w:rsidRPr="00FA5CF5">
        <w:rPr>
          <w:rFonts w:ascii="Times New Roman" w:hAnsi="Times New Roman" w:cs="Times New Roman"/>
        </w:rPr>
        <w:t xml:space="preserve">A pesar de </w:t>
      </w:r>
      <w:proofErr w:type="gramStart"/>
      <w:r w:rsidRPr="00FA5CF5">
        <w:rPr>
          <w:rFonts w:ascii="Times New Roman" w:hAnsi="Times New Roman" w:cs="Times New Roman"/>
        </w:rPr>
        <w:t>todo ,el</w:t>
      </w:r>
      <w:proofErr w:type="gramEnd"/>
      <w:r w:rsidRPr="00FA5CF5">
        <w:rPr>
          <w:rFonts w:ascii="Times New Roman" w:hAnsi="Times New Roman" w:cs="Times New Roman"/>
        </w:rPr>
        <w:t xml:space="preserve"> amor es </w:t>
      </w:r>
      <w:proofErr w:type="gramStart"/>
      <w:r w:rsidRPr="00FA5CF5">
        <w:rPr>
          <w:rFonts w:ascii="Times New Roman" w:hAnsi="Times New Roman" w:cs="Times New Roman"/>
        </w:rPr>
        <w:t>manifiesto ,</w:t>
      </w:r>
      <w:proofErr w:type="gramEnd"/>
      <w:r w:rsidRPr="00FA5CF5">
        <w:rPr>
          <w:rFonts w:ascii="Times New Roman" w:hAnsi="Times New Roman" w:cs="Times New Roman"/>
        </w:rPr>
        <w:t xml:space="preserve"> aquel que nos </w:t>
      </w:r>
      <w:r w:rsidR="00D76C77" w:rsidRPr="00FA5CF5">
        <w:rPr>
          <w:rFonts w:ascii="Times New Roman" w:hAnsi="Times New Roman" w:cs="Times New Roman"/>
        </w:rPr>
        <w:t>creó, nos</w:t>
      </w:r>
      <w:r w:rsidRPr="00FA5CF5">
        <w:rPr>
          <w:rFonts w:ascii="Times New Roman" w:hAnsi="Times New Roman" w:cs="Times New Roman"/>
        </w:rPr>
        <w:t xml:space="preserve"> deja sufrir la consecuencia de nuest5ra t5ransgresion para moldear nuestro </w:t>
      </w:r>
      <w:proofErr w:type="spellStart"/>
      <w:r w:rsidRPr="00FA5CF5">
        <w:rPr>
          <w:rFonts w:ascii="Times New Roman" w:hAnsi="Times New Roman" w:cs="Times New Roman"/>
        </w:rPr>
        <w:t>caracter</w:t>
      </w:r>
      <w:proofErr w:type="spellEnd"/>
      <w:r w:rsidRPr="00FA5CF5">
        <w:rPr>
          <w:rFonts w:ascii="Times New Roman" w:hAnsi="Times New Roman" w:cs="Times New Roman"/>
        </w:rPr>
        <w:t xml:space="preserve"> y darnos la </w:t>
      </w:r>
      <w:r w:rsidR="00D76C77" w:rsidRPr="00FA5CF5">
        <w:rPr>
          <w:rFonts w:ascii="Times New Roman" w:hAnsi="Times New Roman" w:cs="Times New Roman"/>
        </w:rPr>
        <w:t xml:space="preserve">oport5unidad de elegir si seguir en ello o </w:t>
      </w:r>
      <w:proofErr w:type="gramStart"/>
      <w:r w:rsidR="00D76C77" w:rsidRPr="00FA5CF5">
        <w:rPr>
          <w:rFonts w:ascii="Times New Roman" w:hAnsi="Times New Roman" w:cs="Times New Roman"/>
        </w:rPr>
        <w:t>no ,</w:t>
      </w:r>
      <w:proofErr w:type="gramEnd"/>
      <w:r w:rsidR="00D76C77" w:rsidRPr="00FA5CF5">
        <w:rPr>
          <w:rFonts w:ascii="Times New Roman" w:hAnsi="Times New Roman" w:cs="Times New Roman"/>
        </w:rPr>
        <w:t xml:space="preserve"> pero al mismo t5iempo con mucho amor nos da túnicas de pieles y nos presenta </w:t>
      </w:r>
      <w:r w:rsidR="002D4D75" w:rsidRPr="00FA5CF5">
        <w:rPr>
          <w:rFonts w:ascii="Times New Roman" w:hAnsi="Times New Roman" w:cs="Times New Roman"/>
        </w:rPr>
        <w:t>su plan para salvarnos.</w:t>
      </w:r>
    </w:p>
    <w:p w14:paraId="28B7529D" w14:textId="77777777" w:rsidR="002D4D75" w:rsidRPr="00FA5CF5" w:rsidRDefault="002D4D75" w:rsidP="002D4D75">
      <w:pPr>
        <w:rPr>
          <w:rFonts w:ascii="Times New Roman" w:hAnsi="Times New Roman" w:cs="Times New Roman"/>
        </w:rPr>
      </w:pPr>
    </w:p>
    <w:p w14:paraId="2F3B2B4B" w14:textId="77777777" w:rsidR="002D4D75" w:rsidRPr="00FA5CF5" w:rsidRDefault="002D4D75" w:rsidP="002D4D75">
      <w:pPr>
        <w:rPr>
          <w:rFonts w:ascii="Times New Roman" w:hAnsi="Times New Roman" w:cs="Times New Roman"/>
        </w:rPr>
      </w:pPr>
    </w:p>
    <w:p w14:paraId="2F491BF4" w14:textId="77777777" w:rsidR="0012367D" w:rsidRPr="00FA5CF5" w:rsidRDefault="0012367D" w:rsidP="002D4D75">
      <w:pPr>
        <w:rPr>
          <w:rFonts w:ascii="Times New Roman" w:hAnsi="Times New Roman" w:cs="Times New Roman"/>
        </w:rPr>
      </w:pPr>
    </w:p>
    <w:p w14:paraId="0E410B16" w14:textId="77777777" w:rsidR="0012367D" w:rsidRPr="00FA5CF5" w:rsidRDefault="0012367D" w:rsidP="002D4D75">
      <w:pPr>
        <w:rPr>
          <w:rFonts w:ascii="Times New Roman" w:hAnsi="Times New Roman" w:cs="Times New Roman"/>
        </w:rPr>
      </w:pPr>
    </w:p>
    <w:p w14:paraId="3B2CD0F0" w14:textId="77777777" w:rsidR="0012367D" w:rsidRPr="00FA5CF5" w:rsidRDefault="0012367D" w:rsidP="002D4D75">
      <w:pPr>
        <w:rPr>
          <w:rFonts w:ascii="Times New Roman" w:hAnsi="Times New Roman" w:cs="Times New Roman"/>
        </w:rPr>
      </w:pPr>
    </w:p>
    <w:p w14:paraId="76DF9797" w14:textId="77777777" w:rsidR="0012367D" w:rsidRPr="00FA5CF5" w:rsidRDefault="0012367D" w:rsidP="002D4D75">
      <w:pPr>
        <w:rPr>
          <w:rFonts w:ascii="Times New Roman" w:hAnsi="Times New Roman" w:cs="Times New Roman"/>
        </w:rPr>
      </w:pPr>
    </w:p>
    <w:p w14:paraId="5FE9D61A" w14:textId="77777777" w:rsidR="002D4D75" w:rsidRDefault="002D4D75" w:rsidP="002D4D75">
      <w:pPr>
        <w:rPr>
          <w:rFonts w:ascii="Times New Roman" w:hAnsi="Times New Roman" w:cs="Times New Roman"/>
        </w:rPr>
      </w:pPr>
    </w:p>
    <w:p w14:paraId="520A4793" w14:textId="77777777" w:rsidR="00FA5CF5" w:rsidRDefault="00FA5CF5" w:rsidP="002D4D75">
      <w:pPr>
        <w:rPr>
          <w:rFonts w:ascii="Times New Roman" w:hAnsi="Times New Roman" w:cs="Times New Roman"/>
        </w:rPr>
      </w:pPr>
    </w:p>
    <w:p w14:paraId="1DBB972A" w14:textId="77777777" w:rsidR="00FA5CF5" w:rsidRDefault="00FA5CF5" w:rsidP="002D4D75">
      <w:pPr>
        <w:rPr>
          <w:rFonts w:ascii="Times New Roman" w:hAnsi="Times New Roman" w:cs="Times New Roman"/>
        </w:rPr>
      </w:pPr>
    </w:p>
    <w:p w14:paraId="434B4A2D" w14:textId="77777777" w:rsidR="00FA5CF5" w:rsidRDefault="00FA5CF5" w:rsidP="002D4D75">
      <w:pPr>
        <w:rPr>
          <w:rFonts w:ascii="Times New Roman" w:hAnsi="Times New Roman" w:cs="Times New Roman"/>
        </w:rPr>
      </w:pPr>
    </w:p>
    <w:p w14:paraId="79AFAA0F" w14:textId="77777777" w:rsidR="00FA5CF5" w:rsidRDefault="00FA5CF5" w:rsidP="002D4D75">
      <w:pPr>
        <w:rPr>
          <w:rFonts w:ascii="Times New Roman" w:hAnsi="Times New Roman" w:cs="Times New Roman"/>
        </w:rPr>
      </w:pPr>
    </w:p>
    <w:p w14:paraId="40F75DC4" w14:textId="77777777" w:rsidR="00FA5CF5" w:rsidRDefault="00FA5CF5" w:rsidP="002D4D75">
      <w:pPr>
        <w:rPr>
          <w:rFonts w:ascii="Times New Roman" w:hAnsi="Times New Roman" w:cs="Times New Roman"/>
        </w:rPr>
      </w:pPr>
    </w:p>
    <w:p w14:paraId="40ED667D" w14:textId="77777777" w:rsidR="00FA5CF5" w:rsidRDefault="00FA5CF5" w:rsidP="002D4D75">
      <w:pPr>
        <w:rPr>
          <w:rFonts w:ascii="Times New Roman" w:hAnsi="Times New Roman" w:cs="Times New Roman"/>
        </w:rPr>
      </w:pPr>
    </w:p>
    <w:p w14:paraId="00044D0B" w14:textId="77777777" w:rsidR="00FA5CF5" w:rsidRDefault="00FA5CF5" w:rsidP="002D4D75">
      <w:pPr>
        <w:rPr>
          <w:rFonts w:ascii="Times New Roman" w:hAnsi="Times New Roman" w:cs="Times New Roman"/>
        </w:rPr>
      </w:pPr>
    </w:p>
    <w:p w14:paraId="35852975" w14:textId="77777777" w:rsidR="00FA5CF5" w:rsidRDefault="00FA5CF5" w:rsidP="002D4D75">
      <w:pPr>
        <w:rPr>
          <w:rFonts w:ascii="Times New Roman" w:hAnsi="Times New Roman" w:cs="Times New Roman"/>
        </w:rPr>
      </w:pPr>
    </w:p>
    <w:p w14:paraId="612907AB" w14:textId="77777777" w:rsidR="00FA5CF5" w:rsidRDefault="00FA5CF5" w:rsidP="002D4D75">
      <w:pPr>
        <w:rPr>
          <w:rFonts w:ascii="Times New Roman" w:hAnsi="Times New Roman" w:cs="Times New Roman"/>
        </w:rPr>
      </w:pPr>
    </w:p>
    <w:p w14:paraId="7D09E5F0" w14:textId="77777777" w:rsidR="00FA5CF5" w:rsidRDefault="00FA5CF5" w:rsidP="002D4D75">
      <w:pPr>
        <w:rPr>
          <w:rFonts w:ascii="Times New Roman" w:hAnsi="Times New Roman" w:cs="Times New Roman"/>
        </w:rPr>
      </w:pPr>
    </w:p>
    <w:p w14:paraId="155CE1FA" w14:textId="77777777" w:rsidR="00FA5CF5" w:rsidRDefault="00FA5CF5" w:rsidP="002D4D75">
      <w:pPr>
        <w:rPr>
          <w:rFonts w:ascii="Times New Roman" w:hAnsi="Times New Roman" w:cs="Times New Roman"/>
        </w:rPr>
      </w:pPr>
    </w:p>
    <w:p w14:paraId="25E79CA9" w14:textId="77777777" w:rsidR="00FA5CF5" w:rsidRDefault="00FA5CF5" w:rsidP="002D4D75">
      <w:pPr>
        <w:rPr>
          <w:rFonts w:ascii="Times New Roman" w:hAnsi="Times New Roman" w:cs="Times New Roman"/>
        </w:rPr>
      </w:pPr>
    </w:p>
    <w:p w14:paraId="478AE5C3" w14:textId="77777777" w:rsidR="00FA5CF5" w:rsidRDefault="00FA5CF5" w:rsidP="002D4D75">
      <w:pPr>
        <w:rPr>
          <w:rFonts w:ascii="Times New Roman" w:hAnsi="Times New Roman" w:cs="Times New Roman"/>
        </w:rPr>
      </w:pPr>
    </w:p>
    <w:p w14:paraId="4A9637BE" w14:textId="77777777" w:rsidR="00FA5CF5" w:rsidRDefault="00FA5CF5" w:rsidP="002D4D75">
      <w:pPr>
        <w:rPr>
          <w:rFonts w:ascii="Times New Roman" w:hAnsi="Times New Roman" w:cs="Times New Roman"/>
        </w:rPr>
      </w:pPr>
    </w:p>
    <w:p w14:paraId="405D3FA2" w14:textId="77777777" w:rsidR="00FA5CF5" w:rsidRPr="00FA5CF5" w:rsidRDefault="00FA5CF5" w:rsidP="002D4D75">
      <w:pPr>
        <w:rPr>
          <w:rFonts w:ascii="Times New Roman" w:hAnsi="Times New Roman" w:cs="Times New Roman"/>
        </w:rPr>
      </w:pPr>
    </w:p>
    <w:p w14:paraId="0A3D72C1" w14:textId="41C6811B" w:rsidR="002D4D75" w:rsidRPr="00FA5CF5" w:rsidRDefault="0093366A" w:rsidP="002D4D75">
      <w:pPr>
        <w:rPr>
          <w:ins w:id="160" w:author="Karen Elizabeth Clark Bonilla" w:date="2025-11-01T22:34:00Z" w16du:dateUtc="2025-11-02T04:34:00Z"/>
          <w:rFonts w:ascii="Times New Roman" w:hAnsi="Times New Roman" w:cs="Times New Roman"/>
        </w:rPr>
      </w:pPr>
      <w:r w:rsidRPr="00FA5CF5">
        <w:rPr>
          <w:rFonts w:ascii="Times New Roman" w:hAnsi="Times New Roman" w:cs="Times New Roman"/>
        </w:rPr>
        <w:t xml:space="preserve">                                          </w:t>
      </w:r>
      <w:r w:rsidR="002D4D75" w:rsidRPr="00FA5CF5">
        <w:rPr>
          <w:rFonts w:ascii="Times New Roman" w:hAnsi="Times New Roman" w:cs="Times New Roman"/>
        </w:rPr>
        <w:t xml:space="preserve"> </w:t>
      </w:r>
      <w:r w:rsidR="005A5399" w:rsidRPr="00FA5CF5">
        <w:rPr>
          <w:rFonts w:ascii="Times New Roman" w:hAnsi="Times New Roman" w:cs="Times New Roman"/>
        </w:rPr>
        <w:t>Capítulo</w:t>
      </w:r>
      <w:r w:rsidR="002D4D75" w:rsidRPr="00FA5CF5">
        <w:rPr>
          <w:rFonts w:ascii="Times New Roman" w:hAnsi="Times New Roman" w:cs="Times New Roman"/>
        </w:rPr>
        <w:t xml:space="preserve"> 4: </w:t>
      </w:r>
      <w:r w:rsidRPr="00FA5CF5">
        <w:rPr>
          <w:rFonts w:ascii="Times New Roman" w:hAnsi="Times New Roman" w:cs="Times New Roman"/>
        </w:rPr>
        <w:t xml:space="preserve">el plan de redención </w:t>
      </w:r>
    </w:p>
    <w:p w14:paraId="02322254" w14:textId="601354E3" w:rsidR="009760B0" w:rsidRPr="00FA5CF5" w:rsidRDefault="0093366A" w:rsidP="009760B0">
      <w:pPr>
        <w:rPr>
          <w:rFonts w:ascii="Times New Roman" w:hAnsi="Times New Roman" w:cs="Times New Roman"/>
        </w:rPr>
      </w:pPr>
      <w:r w:rsidRPr="00FA5CF5">
        <w:rPr>
          <w:rFonts w:ascii="Times New Roman" w:hAnsi="Times New Roman" w:cs="Times New Roman"/>
        </w:rPr>
        <w:t xml:space="preserve">                                                                               </w:t>
      </w:r>
      <w:r w:rsidR="00192875" w:rsidRPr="00FA5CF5">
        <w:rPr>
          <w:rFonts w:ascii="Times New Roman" w:hAnsi="Times New Roman" w:cs="Times New Roman"/>
        </w:rPr>
        <w:t xml:space="preserve">                           </w:t>
      </w:r>
      <w:r w:rsidR="00FA5CF5">
        <w:rPr>
          <w:rFonts w:ascii="Times New Roman" w:hAnsi="Times New Roman" w:cs="Times New Roman"/>
        </w:rPr>
        <w:t xml:space="preserve">                      </w:t>
      </w:r>
      <w:r w:rsidRPr="00FA5CF5">
        <w:rPr>
          <w:rFonts w:ascii="Times New Roman" w:hAnsi="Times New Roman" w:cs="Times New Roman"/>
        </w:rPr>
        <w:t xml:space="preserve">Resumen </w:t>
      </w:r>
    </w:p>
    <w:p w14:paraId="4A83792A" w14:textId="77777777" w:rsidR="001D3904" w:rsidRPr="00FA5CF5" w:rsidRDefault="001D3904" w:rsidP="009760B0">
      <w:pPr>
        <w:rPr>
          <w:rFonts w:ascii="Times New Roman" w:hAnsi="Times New Roman" w:cs="Times New Roman"/>
        </w:rPr>
      </w:pPr>
    </w:p>
    <w:p w14:paraId="71B5061B" w14:textId="3104AFCB" w:rsidR="001D3904" w:rsidRPr="00FA5CF5" w:rsidRDefault="00A877BE" w:rsidP="009760B0">
      <w:pPr>
        <w:rPr>
          <w:rFonts w:ascii="Times New Roman" w:hAnsi="Times New Roman" w:cs="Times New Roman"/>
        </w:rPr>
      </w:pPr>
      <w:r w:rsidRPr="00FA5CF5">
        <w:rPr>
          <w:rFonts w:ascii="Times New Roman" w:hAnsi="Times New Roman" w:cs="Times New Roman"/>
        </w:rPr>
        <w:t xml:space="preserve">Contenido principal </w:t>
      </w:r>
    </w:p>
    <w:p w14:paraId="038E019A" w14:textId="7CB05AF4" w:rsidR="0030090B" w:rsidRPr="00FA5CF5" w:rsidRDefault="00754A70" w:rsidP="0030090B">
      <w:pPr>
        <w:pStyle w:val="Prrafodelista"/>
        <w:numPr>
          <w:ilvl w:val="0"/>
          <w:numId w:val="2"/>
        </w:numPr>
        <w:rPr>
          <w:rFonts w:ascii="Times New Roman" w:hAnsi="Times New Roman" w:cs="Times New Roman"/>
        </w:rPr>
      </w:pPr>
      <w:r w:rsidRPr="00FA5CF5">
        <w:rPr>
          <w:rFonts w:ascii="Times New Roman" w:hAnsi="Times New Roman" w:cs="Times New Roman"/>
        </w:rPr>
        <w:t xml:space="preserve">Era lamentable el hecho de dejar entrar el </w:t>
      </w:r>
      <w:proofErr w:type="gramStart"/>
      <w:r w:rsidRPr="00FA5CF5">
        <w:rPr>
          <w:rFonts w:ascii="Times New Roman" w:hAnsi="Times New Roman" w:cs="Times New Roman"/>
        </w:rPr>
        <w:t>pecado ,</w:t>
      </w:r>
      <w:proofErr w:type="gramEnd"/>
      <w:r w:rsidRPr="00FA5CF5">
        <w:rPr>
          <w:rFonts w:ascii="Times New Roman" w:hAnsi="Times New Roman" w:cs="Times New Roman"/>
        </w:rPr>
        <w:t xml:space="preserve"> </w:t>
      </w:r>
      <w:r w:rsidR="00894185" w:rsidRPr="00FA5CF5">
        <w:rPr>
          <w:rFonts w:ascii="Times New Roman" w:hAnsi="Times New Roman" w:cs="Times New Roman"/>
        </w:rPr>
        <w:t>era algo que el mundo n</w:t>
      </w:r>
      <w:r w:rsidR="00A5658D" w:rsidRPr="00FA5CF5">
        <w:rPr>
          <w:rFonts w:ascii="Times New Roman" w:hAnsi="Times New Roman" w:cs="Times New Roman"/>
        </w:rPr>
        <w:t xml:space="preserve">o </w:t>
      </w:r>
      <w:r w:rsidR="00894185" w:rsidRPr="00FA5CF5">
        <w:rPr>
          <w:rFonts w:ascii="Times New Roman" w:hAnsi="Times New Roman" w:cs="Times New Roman"/>
        </w:rPr>
        <w:t>conocía y todos los seres vivos estaban atentos a lo que podría pasar</w:t>
      </w:r>
      <w:r w:rsidR="00A5658D" w:rsidRPr="00FA5CF5">
        <w:rPr>
          <w:rFonts w:ascii="Times New Roman" w:hAnsi="Times New Roman" w:cs="Times New Roman"/>
        </w:rPr>
        <w:t xml:space="preserve">, la prueba </w:t>
      </w:r>
      <w:proofErr w:type="spellStart"/>
      <w:r w:rsidR="00A5658D" w:rsidRPr="00FA5CF5">
        <w:rPr>
          <w:rFonts w:ascii="Times New Roman" w:hAnsi="Times New Roman" w:cs="Times New Roman"/>
        </w:rPr>
        <w:t>seria</w:t>
      </w:r>
      <w:proofErr w:type="spellEnd"/>
      <w:r w:rsidR="00A5658D" w:rsidRPr="00FA5CF5">
        <w:rPr>
          <w:rFonts w:ascii="Times New Roman" w:hAnsi="Times New Roman" w:cs="Times New Roman"/>
        </w:rPr>
        <w:t xml:space="preserve"> una lección para el mundo entero</w:t>
      </w:r>
      <w:r w:rsidR="00FD783A" w:rsidRPr="00FA5CF5">
        <w:rPr>
          <w:rFonts w:ascii="Times New Roman" w:hAnsi="Times New Roman" w:cs="Times New Roman"/>
        </w:rPr>
        <w:t xml:space="preserve"> pero nuestros padres no lograron afirmar su lealtad y entonces </w:t>
      </w:r>
      <w:proofErr w:type="gramStart"/>
      <w:r w:rsidR="00FD783A" w:rsidRPr="00FA5CF5">
        <w:rPr>
          <w:rFonts w:ascii="Times New Roman" w:hAnsi="Times New Roman" w:cs="Times New Roman"/>
        </w:rPr>
        <w:t>“</w:t>
      </w:r>
      <w:r w:rsidR="00894185" w:rsidRPr="00FA5CF5">
        <w:rPr>
          <w:rFonts w:ascii="Times New Roman" w:hAnsi="Times New Roman" w:cs="Times New Roman"/>
        </w:rPr>
        <w:t xml:space="preserve"> </w:t>
      </w:r>
      <w:r w:rsidR="00FD783A" w:rsidRPr="00FA5CF5">
        <w:rPr>
          <w:rFonts w:ascii="Times New Roman" w:hAnsi="Times New Roman" w:cs="Times New Roman"/>
        </w:rPr>
        <w:t>La</w:t>
      </w:r>
      <w:proofErr w:type="gramEnd"/>
      <w:r w:rsidR="00FD783A" w:rsidRPr="00FA5CF5">
        <w:rPr>
          <w:rFonts w:ascii="Times New Roman" w:hAnsi="Times New Roman" w:cs="Times New Roman"/>
        </w:rPr>
        <w:t xml:space="preserve"> caída del hombre llenó todo el cielo de tristeza</w:t>
      </w:r>
      <w:r w:rsidR="004842AE" w:rsidRPr="00FA5CF5">
        <w:rPr>
          <w:rFonts w:ascii="Times New Roman" w:hAnsi="Times New Roman" w:cs="Times New Roman"/>
        </w:rPr>
        <w:t>”</w:t>
      </w:r>
    </w:p>
    <w:p w14:paraId="658A2BBC" w14:textId="2C7D271D" w:rsidR="00A877BE" w:rsidRPr="00FA5CF5" w:rsidRDefault="00543E6B" w:rsidP="00A877BE">
      <w:pPr>
        <w:pStyle w:val="Prrafodelista"/>
        <w:numPr>
          <w:ilvl w:val="0"/>
          <w:numId w:val="2"/>
        </w:numPr>
        <w:rPr>
          <w:rFonts w:ascii="Times New Roman" w:hAnsi="Times New Roman" w:cs="Times New Roman"/>
        </w:rPr>
      </w:pPr>
      <w:r w:rsidRPr="00FA5CF5">
        <w:rPr>
          <w:rFonts w:ascii="Times New Roman" w:hAnsi="Times New Roman" w:cs="Times New Roman"/>
        </w:rPr>
        <w:t>El plan de la redención fundado desde antes de la creación finalmente revelado</w:t>
      </w:r>
      <w:r w:rsidR="002D4791" w:rsidRPr="00FA5CF5">
        <w:rPr>
          <w:rFonts w:ascii="Times New Roman" w:hAnsi="Times New Roman" w:cs="Times New Roman"/>
        </w:rPr>
        <w:t xml:space="preserve"> “¡Oh, el misterio de la redención! ¡El amor de Dios hacia un mundo que no lo amaba! ¿Quién puede comprender la profundidad de ese amor “que excede a todo conocimiento”?”</w:t>
      </w:r>
    </w:p>
    <w:p w14:paraId="6B64B714" w14:textId="5E3F94C8" w:rsidR="002D4791" w:rsidRPr="00FA5CF5" w:rsidRDefault="00CE74DB" w:rsidP="00A877BE">
      <w:pPr>
        <w:pStyle w:val="Prrafodelista"/>
        <w:numPr>
          <w:ilvl w:val="0"/>
          <w:numId w:val="2"/>
        </w:numPr>
        <w:rPr>
          <w:rFonts w:ascii="Times New Roman" w:hAnsi="Times New Roman" w:cs="Times New Roman"/>
        </w:rPr>
      </w:pPr>
      <w:r w:rsidRPr="00FA5CF5">
        <w:rPr>
          <w:rFonts w:ascii="Times New Roman" w:hAnsi="Times New Roman" w:cs="Times New Roman"/>
        </w:rPr>
        <w:t xml:space="preserve">Se dejo revelado el gran </w:t>
      </w:r>
      <w:proofErr w:type="gramStart"/>
      <w:r w:rsidRPr="00FA5CF5">
        <w:rPr>
          <w:rFonts w:ascii="Times New Roman" w:hAnsi="Times New Roman" w:cs="Times New Roman"/>
        </w:rPr>
        <w:t>conflicto ,</w:t>
      </w:r>
      <w:proofErr w:type="gramEnd"/>
      <w:r w:rsidRPr="00FA5CF5">
        <w:rPr>
          <w:rFonts w:ascii="Times New Roman" w:hAnsi="Times New Roman" w:cs="Times New Roman"/>
        </w:rPr>
        <w:t xml:space="preserve"> ahora todos eran continuamente participes y se “Presenció la obra de dos poderes contrarios: Satanás arrojando constantemente tinieblas, angustia y sufrimientos sobre la raza humana, y Cristo oponiéndosele.</w:t>
      </w:r>
      <w:r w:rsidR="005368B7" w:rsidRPr="00FA5CF5">
        <w:rPr>
          <w:rFonts w:ascii="Times New Roman" w:hAnsi="Times New Roman" w:cs="Times New Roman"/>
        </w:rPr>
        <w:t>”</w:t>
      </w:r>
    </w:p>
    <w:p w14:paraId="34DD8BB6" w14:textId="77777777" w:rsidR="005368B7" w:rsidRPr="00FA5CF5" w:rsidRDefault="005368B7" w:rsidP="005368B7">
      <w:pPr>
        <w:pStyle w:val="Prrafodelista"/>
        <w:rPr>
          <w:rFonts w:ascii="Times New Roman" w:hAnsi="Times New Roman" w:cs="Times New Roman"/>
        </w:rPr>
      </w:pPr>
    </w:p>
    <w:p w14:paraId="303E393A" w14:textId="68C192B0" w:rsidR="005368B7" w:rsidRPr="00FA5CF5" w:rsidRDefault="005368B7" w:rsidP="005368B7">
      <w:pPr>
        <w:pStyle w:val="Prrafodelista"/>
        <w:rPr>
          <w:rFonts w:ascii="Times New Roman" w:hAnsi="Times New Roman" w:cs="Times New Roman"/>
        </w:rPr>
      </w:pPr>
      <w:r w:rsidRPr="00FA5CF5">
        <w:rPr>
          <w:rFonts w:ascii="Times New Roman" w:hAnsi="Times New Roman" w:cs="Times New Roman"/>
        </w:rPr>
        <w:t>Ideas principales</w:t>
      </w:r>
    </w:p>
    <w:p w14:paraId="6774181A" w14:textId="0920F674" w:rsidR="005368B7" w:rsidRPr="00FA5CF5" w:rsidRDefault="009E2C37" w:rsidP="005368B7">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decepción del universo </w:t>
      </w:r>
      <w:proofErr w:type="gramStart"/>
      <w:r w:rsidRPr="00FA5CF5">
        <w:rPr>
          <w:rFonts w:ascii="Times New Roman" w:hAnsi="Times New Roman" w:cs="Times New Roman"/>
        </w:rPr>
        <w:t>entero ,</w:t>
      </w:r>
      <w:proofErr w:type="gramEnd"/>
      <w:r w:rsidRPr="00FA5CF5">
        <w:rPr>
          <w:rFonts w:ascii="Times New Roman" w:hAnsi="Times New Roman" w:cs="Times New Roman"/>
        </w:rPr>
        <w:t xml:space="preserve"> ángeles y del Dios mismo ante la entrada del pecado </w:t>
      </w:r>
    </w:p>
    <w:p w14:paraId="762DEBE3" w14:textId="7BDD3C13" w:rsidR="009E2C37" w:rsidRPr="00FA5CF5" w:rsidRDefault="009E2C37" w:rsidP="005368B7">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amor de Dios revelado mediante su </w:t>
      </w:r>
      <w:proofErr w:type="spellStart"/>
      <w:r w:rsidRPr="00FA5CF5">
        <w:rPr>
          <w:rFonts w:ascii="Times New Roman" w:hAnsi="Times New Roman" w:cs="Times New Roman"/>
        </w:rPr>
        <w:t>provision</w:t>
      </w:r>
      <w:proofErr w:type="spellEnd"/>
      <w:r w:rsidRPr="00FA5CF5">
        <w:rPr>
          <w:rFonts w:ascii="Times New Roman" w:hAnsi="Times New Roman" w:cs="Times New Roman"/>
        </w:rPr>
        <w:t xml:space="preserve"> </w:t>
      </w:r>
    </w:p>
    <w:p w14:paraId="21768C40" w14:textId="02689A0F" w:rsidR="009E2C37" w:rsidRPr="00FA5CF5" w:rsidRDefault="009E2C37" w:rsidP="005368B7">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esperanza guardada en el </w:t>
      </w:r>
      <w:proofErr w:type="spellStart"/>
      <w:r w:rsidRPr="00FA5CF5">
        <w:rPr>
          <w:rFonts w:ascii="Times New Roman" w:hAnsi="Times New Roman" w:cs="Times New Roman"/>
        </w:rPr>
        <w:t>corazon</w:t>
      </w:r>
      <w:proofErr w:type="spellEnd"/>
      <w:r w:rsidRPr="00FA5CF5">
        <w:rPr>
          <w:rFonts w:ascii="Times New Roman" w:hAnsi="Times New Roman" w:cs="Times New Roman"/>
        </w:rPr>
        <w:t xml:space="preserve"> de nuestros padres ante </w:t>
      </w:r>
      <w:r w:rsidR="00761A26" w:rsidRPr="00FA5CF5">
        <w:rPr>
          <w:rFonts w:ascii="Times New Roman" w:hAnsi="Times New Roman" w:cs="Times New Roman"/>
        </w:rPr>
        <w:t xml:space="preserve">el salvador que llegaría para reivindicar su pecar </w:t>
      </w:r>
    </w:p>
    <w:p w14:paraId="46FDFF51" w14:textId="77777777" w:rsidR="005368B7" w:rsidRPr="00FA5CF5" w:rsidRDefault="005368B7" w:rsidP="005368B7">
      <w:pPr>
        <w:pStyle w:val="Prrafodelista"/>
        <w:rPr>
          <w:rFonts w:ascii="Times New Roman" w:hAnsi="Times New Roman" w:cs="Times New Roman"/>
        </w:rPr>
      </w:pPr>
    </w:p>
    <w:p w14:paraId="2D6BD6BD" w14:textId="77777777" w:rsidR="005368B7" w:rsidRPr="00FA5CF5" w:rsidRDefault="005368B7" w:rsidP="005368B7">
      <w:pPr>
        <w:pStyle w:val="Prrafodelista"/>
        <w:rPr>
          <w:rFonts w:ascii="Times New Roman" w:hAnsi="Times New Roman" w:cs="Times New Roman"/>
        </w:rPr>
      </w:pPr>
    </w:p>
    <w:p w14:paraId="025DAF2E" w14:textId="60DA4F40" w:rsidR="005368B7" w:rsidRPr="00FA5CF5" w:rsidRDefault="005368B7" w:rsidP="003E6480">
      <w:pPr>
        <w:pStyle w:val="Prrafodelista"/>
        <w:rPr>
          <w:rFonts w:ascii="Times New Roman" w:hAnsi="Times New Roman" w:cs="Times New Roman"/>
        </w:rPr>
      </w:pPr>
      <w:r w:rsidRPr="00FA5CF5">
        <w:rPr>
          <w:rFonts w:ascii="Times New Roman" w:hAnsi="Times New Roman" w:cs="Times New Roman"/>
        </w:rPr>
        <w:t xml:space="preserve">Ideas secundarias </w:t>
      </w:r>
    </w:p>
    <w:p w14:paraId="6F566F52" w14:textId="77777777" w:rsidR="00A878E3" w:rsidRPr="00FA5CF5" w:rsidRDefault="00761A26" w:rsidP="00A878E3">
      <w:pPr>
        <w:pStyle w:val="Prrafodelista"/>
        <w:numPr>
          <w:ilvl w:val="0"/>
          <w:numId w:val="2"/>
        </w:numPr>
        <w:rPr>
          <w:rFonts w:ascii="Times New Roman" w:hAnsi="Times New Roman" w:cs="Times New Roman"/>
        </w:rPr>
      </w:pPr>
      <w:r w:rsidRPr="00FA5CF5">
        <w:rPr>
          <w:rFonts w:ascii="Times New Roman" w:hAnsi="Times New Roman" w:cs="Times New Roman"/>
        </w:rPr>
        <w:t xml:space="preserve">Satanás </w:t>
      </w:r>
      <w:r w:rsidR="0079055F" w:rsidRPr="00FA5CF5">
        <w:rPr>
          <w:rFonts w:ascii="Times New Roman" w:hAnsi="Times New Roman" w:cs="Times New Roman"/>
        </w:rPr>
        <w:t>siendo consciente de que su victoria duraría poco tiempo</w:t>
      </w:r>
    </w:p>
    <w:p w14:paraId="3AD923A4" w14:textId="77777777" w:rsidR="00A878E3" w:rsidRPr="00FA5CF5" w:rsidRDefault="00A878E3" w:rsidP="00A878E3">
      <w:pPr>
        <w:pStyle w:val="Prrafodelista"/>
        <w:numPr>
          <w:ilvl w:val="0"/>
          <w:numId w:val="2"/>
        </w:numPr>
        <w:rPr>
          <w:rFonts w:ascii="Times New Roman" w:hAnsi="Times New Roman" w:cs="Times New Roman"/>
        </w:rPr>
      </w:pPr>
      <w:r w:rsidRPr="00FA5CF5">
        <w:rPr>
          <w:rFonts w:ascii="Times New Roman" w:hAnsi="Times New Roman" w:cs="Times New Roman"/>
        </w:rPr>
        <w:t xml:space="preserve">Cristo y su disposición al morir por salvar a la humanidad </w:t>
      </w:r>
    </w:p>
    <w:p w14:paraId="3748493A" w14:textId="66C75576" w:rsidR="00A878E3" w:rsidRPr="00FA5CF5" w:rsidRDefault="00A878E3" w:rsidP="00A878E3">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permitiendo el plan de salvación </w:t>
      </w:r>
      <w:r w:rsidR="0079055F" w:rsidRPr="00FA5CF5">
        <w:rPr>
          <w:rFonts w:ascii="Times New Roman" w:hAnsi="Times New Roman" w:cs="Times New Roman"/>
        </w:rPr>
        <w:t xml:space="preserve"> </w:t>
      </w:r>
    </w:p>
    <w:p w14:paraId="1F93290C" w14:textId="77777777" w:rsidR="00A878E3" w:rsidRPr="00FA5CF5" w:rsidRDefault="00A878E3" w:rsidP="00A878E3">
      <w:pPr>
        <w:pStyle w:val="Prrafodelista"/>
        <w:rPr>
          <w:rFonts w:ascii="Times New Roman" w:hAnsi="Times New Roman" w:cs="Times New Roman"/>
        </w:rPr>
      </w:pPr>
    </w:p>
    <w:p w14:paraId="4658A36A" w14:textId="0617F9BC" w:rsidR="00192875" w:rsidRPr="00FA5CF5" w:rsidRDefault="00192875" w:rsidP="00A878E3">
      <w:pPr>
        <w:pStyle w:val="Prrafodelista"/>
        <w:rPr>
          <w:rFonts w:ascii="Times New Roman" w:hAnsi="Times New Roman" w:cs="Times New Roman"/>
        </w:rPr>
      </w:pPr>
      <w:r w:rsidRPr="00FA5CF5">
        <w:rPr>
          <w:rFonts w:ascii="Times New Roman" w:hAnsi="Times New Roman" w:cs="Times New Roman"/>
        </w:rPr>
        <w:t xml:space="preserve">Argumentos </w:t>
      </w:r>
    </w:p>
    <w:p w14:paraId="71DC475B" w14:textId="280E5878" w:rsidR="00750A04" w:rsidRPr="00FA5CF5" w:rsidRDefault="00E607FE" w:rsidP="00750A04">
      <w:pPr>
        <w:pStyle w:val="Prrafodelista"/>
        <w:numPr>
          <w:ilvl w:val="0"/>
          <w:numId w:val="2"/>
        </w:numPr>
        <w:rPr>
          <w:rFonts w:ascii="Times New Roman" w:hAnsi="Times New Roman" w:cs="Times New Roman"/>
        </w:rPr>
      </w:pPr>
      <w:r w:rsidRPr="00FA5CF5">
        <w:rPr>
          <w:rFonts w:ascii="Times New Roman" w:hAnsi="Times New Roman" w:cs="Times New Roman"/>
        </w:rPr>
        <w:t xml:space="preserve">Lamentablemente el pecado inundo el </w:t>
      </w:r>
      <w:proofErr w:type="gramStart"/>
      <w:r w:rsidRPr="00FA5CF5">
        <w:rPr>
          <w:rFonts w:ascii="Times New Roman" w:hAnsi="Times New Roman" w:cs="Times New Roman"/>
        </w:rPr>
        <w:t>mundo ,</w:t>
      </w:r>
      <w:proofErr w:type="gramEnd"/>
      <w:r w:rsidRPr="00FA5CF5">
        <w:rPr>
          <w:rFonts w:ascii="Times New Roman" w:hAnsi="Times New Roman" w:cs="Times New Roman"/>
        </w:rPr>
        <w:t xml:space="preserve"> aquellos que conocían la </w:t>
      </w:r>
      <w:proofErr w:type="gramStart"/>
      <w:r w:rsidRPr="00FA5CF5">
        <w:rPr>
          <w:rFonts w:ascii="Times New Roman" w:hAnsi="Times New Roman" w:cs="Times New Roman"/>
        </w:rPr>
        <w:t>perfección ,</w:t>
      </w:r>
      <w:proofErr w:type="gramEnd"/>
      <w:r w:rsidRPr="00FA5CF5">
        <w:rPr>
          <w:rFonts w:ascii="Times New Roman" w:hAnsi="Times New Roman" w:cs="Times New Roman"/>
        </w:rPr>
        <w:t xml:space="preserve"> presenciaron la degradación</w:t>
      </w:r>
      <w:r w:rsidR="009F71E3" w:rsidRPr="00FA5CF5">
        <w:rPr>
          <w:rFonts w:ascii="Times New Roman" w:hAnsi="Times New Roman" w:cs="Times New Roman"/>
        </w:rPr>
        <w:t xml:space="preserve">. Dolor y </w:t>
      </w:r>
      <w:proofErr w:type="spellStart"/>
      <w:r w:rsidR="000C1008" w:rsidRPr="00FA5CF5">
        <w:rPr>
          <w:rFonts w:ascii="Times New Roman" w:hAnsi="Times New Roman" w:cs="Times New Roman"/>
        </w:rPr>
        <w:t>agonia</w:t>
      </w:r>
      <w:proofErr w:type="spellEnd"/>
      <w:r w:rsidR="000C1008" w:rsidRPr="00FA5CF5">
        <w:rPr>
          <w:rFonts w:ascii="Times New Roman" w:hAnsi="Times New Roman" w:cs="Times New Roman"/>
        </w:rPr>
        <w:t xml:space="preserve"> llenaban el ambiente del universo entero porque “La caída del hombre llenó todo el cielo de tristeza. El mundo que Dios había hecho quedaba mancillado por la maldición del pecado, y habitado por seres condenados a la miseria y a la muerte. Parecía no existir escapatoria para aquellos que habían quebrantado la ley. Los ángeles suspendieron sus himnos de alabanza. Por todos los ámbitos de los atrios celestiales, hubo lamentos por la ruina que el pecado había causado</w:t>
      </w:r>
      <w:r w:rsidR="009F71E3" w:rsidRPr="00FA5CF5">
        <w:rPr>
          <w:rFonts w:ascii="Times New Roman" w:hAnsi="Times New Roman" w:cs="Times New Roman"/>
        </w:rPr>
        <w:t>”</w:t>
      </w:r>
    </w:p>
    <w:p w14:paraId="4D9C97E7" w14:textId="5A8A86B9" w:rsidR="00192875" w:rsidRPr="00FA5CF5" w:rsidRDefault="00D352DC" w:rsidP="00192875">
      <w:pPr>
        <w:pStyle w:val="Prrafodelista"/>
        <w:numPr>
          <w:ilvl w:val="0"/>
          <w:numId w:val="2"/>
        </w:numPr>
        <w:rPr>
          <w:rFonts w:ascii="Times New Roman" w:hAnsi="Times New Roman" w:cs="Times New Roman"/>
        </w:rPr>
      </w:pPr>
      <w:r w:rsidRPr="00FA5CF5">
        <w:rPr>
          <w:rFonts w:ascii="Times New Roman" w:hAnsi="Times New Roman" w:cs="Times New Roman"/>
        </w:rPr>
        <w:t xml:space="preserve">Había un gran conflicto de intereses , entre entregar al hijo de Dios por los pecadores y </w:t>
      </w:r>
      <w:r w:rsidR="000204A2" w:rsidRPr="00FA5CF5">
        <w:rPr>
          <w:rFonts w:ascii="Times New Roman" w:hAnsi="Times New Roman" w:cs="Times New Roman"/>
        </w:rPr>
        <w:t xml:space="preserve">dejar morir a los seres que con tanto amor habían sido creados , momentos de tensión se vivieron en el cielo , todos esperaban con ansias la respuesta </w:t>
      </w:r>
      <w:r w:rsidR="009A30CC" w:rsidRPr="00FA5CF5">
        <w:rPr>
          <w:rFonts w:ascii="Times New Roman" w:hAnsi="Times New Roman" w:cs="Times New Roman"/>
        </w:rPr>
        <w:t xml:space="preserve">que </w:t>
      </w:r>
      <w:proofErr w:type="spellStart"/>
      <w:r w:rsidR="009A30CC" w:rsidRPr="00FA5CF5">
        <w:rPr>
          <w:rFonts w:ascii="Times New Roman" w:hAnsi="Times New Roman" w:cs="Times New Roman"/>
        </w:rPr>
        <w:t>seria</w:t>
      </w:r>
      <w:proofErr w:type="spellEnd"/>
      <w:r w:rsidR="009A30CC" w:rsidRPr="00FA5CF5">
        <w:rPr>
          <w:rFonts w:ascii="Times New Roman" w:hAnsi="Times New Roman" w:cs="Times New Roman"/>
        </w:rPr>
        <w:t xml:space="preserve"> presentada para arreglar las t5erribles consecuencias del pecado , aun así , el plan de salvación vislumbraba </w:t>
      </w:r>
      <w:r w:rsidR="00FF16D6" w:rsidRPr="00FA5CF5">
        <w:rPr>
          <w:rFonts w:ascii="Times New Roman" w:hAnsi="Times New Roman" w:cs="Times New Roman"/>
        </w:rPr>
        <w:t xml:space="preserve">, el cielo se </w:t>
      </w:r>
      <w:proofErr w:type="spellStart"/>
      <w:r w:rsidR="00FF16D6" w:rsidRPr="00FA5CF5">
        <w:rPr>
          <w:rFonts w:ascii="Times New Roman" w:hAnsi="Times New Roman" w:cs="Times New Roman"/>
        </w:rPr>
        <w:t>lleno</w:t>
      </w:r>
      <w:proofErr w:type="spellEnd"/>
      <w:r w:rsidR="00FF16D6" w:rsidRPr="00FA5CF5">
        <w:rPr>
          <w:rFonts w:ascii="Times New Roman" w:hAnsi="Times New Roman" w:cs="Times New Roman"/>
        </w:rPr>
        <w:t xml:space="preserve"> alegría porque existía una esperanza pero de tristeza porque </w:t>
      </w:r>
      <w:r w:rsidR="00B94BD1" w:rsidRPr="00FA5CF5">
        <w:rPr>
          <w:rFonts w:ascii="Times New Roman" w:hAnsi="Times New Roman" w:cs="Times New Roman"/>
        </w:rPr>
        <w:t>“ fue una lucha, aun para el mismo Rey del universo, entregar a su Hijo a la muerte por la raza culpable. Pero, “de tal manera amó Dios al mundo, que ha dado a su Hijo unigénito, para que todo aquel que en él cree no se pierda, sino que tenga vida eterna”</w:t>
      </w:r>
    </w:p>
    <w:p w14:paraId="38ABC9B5" w14:textId="5020652C" w:rsidR="009F71E3" w:rsidRPr="00FA5CF5" w:rsidRDefault="00887235" w:rsidP="00192875">
      <w:pPr>
        <w:pStyle w:val="Prrafodelista"/>
        <w:numPr>
          <w:ilvl w:val="0"/>
          <w:numId w:val="2"/>
        </w:numPr>
        <w:rPr>
          <w:rFonts w:ascii="Times New Roman" w:hAnsi="Times New Roman" w:cs="Times New Roman"/>
        </w:rPr>
      </w:pPr>
      <w:r w:rsidRPr="00FA5CF5">
        <w:rPr>
          <w:rFonts w:ascii="Times New Roman" w:hAnsi="Times New Roman" w:cs="Times New Roman"/>
        </w:rPr>
        <w:t xml:space="preserve">Las </w:t>
      </w:r>
      <w:proofErr w:type="gramStart"/>
      <w:r w:rsidRPr="00FA5CF5">
        <w:rPr>
          <w:rFonts w:ascii="Times New Roman" w:hAnsi="Times New Roman" w:cs="Times New Roman"/>
        </w:rPr>
        <w:t>mentiras ,</w:t>
      </w:r>
      <w:proofErr w:type="gramEnd"/>
      <w:r w:rsidRPr="00FA5CF5">
        <w:rPr>
          <w:rFonts w:ascii="Times New Roman" w:hAnsi="Times New Roman" w:cs="Times New Roman"/>
        </w:rPr>
        <w:t xml:space="preserve"> la rebeldía y todo lo que satanás había </w:t>
      </w:r>
      <w:proofErr w:type="gramStart"/>
      <w:r w:rsidRPr="00FA5CF5">
        <w:rPr>
          <w:rFonts w:ascii="Times New Roman" w:hAnsi="Times New Roman" w:cs="Times New Roman"/>
        </w:rPr>
        <w:t>causado ,</w:t>
      </w:r>
      <w:proofErr w:type="gramEnd"/>
      <w:r w:rsidRPr="00FA5CF5">
        <w:rPr>
          <w:rFonts w:ascii="Times New Roman" w:hAnsi="Times New Roman" w:cs="Times New Roman"/>
        </w:rPr>
        <w:t xml:space="preserve"> tendrían pronto un </w:t>
      </w:r>
      <w:proofErr w:type="gramStart"/>
      <w:r w:rsidRPr="00FA5CF5">
        <w:rPr>
          <w:rFonts w:ascii="Times New Roman" w:hAnsi="Times New Roman" w:cs="Times New Roman"/>
        </w:rPr>
        <w:t>final ,</w:t>
      </w:r>
      <w:proofErr w:type="gramEnd"/>
      <w:r w:rsidRPr="00FA5CF5">
        <w:rPr>
          <w:rFonts w:ascii="Times New Roman" w:hAnsi="Times New Roman" w:cs="Times New Roman"/>
        </w:rPr>
        <w:t xml:space="preserve"> </w:t>
      </w:r>
      <w:r w:rsidR="00435F64" w:rsidRPr="00FA5CF5">
        <w:rPr>
          <w:rFonts w:ascii="Times New Roman" w:hAnsi="Times New Roman" w:cs="Times New Roman"/>
        </w:rPr>
        <w:t xml:space="preserve">el g5ran conflicto que había dado inicio en el </w:t>
      </w:r>
      <w:proofErr w:type="gramStart"/>
      <w:r w:rsidR="00435F64" w:rsidRPr="00FA5CF5">
        <w:rPr>
          <w:rFonts w:ascii="Times New Roman" w:hAnsi="Times New Roman" w:cs="Times New Roman"/>
        </w:rPr>
        <w:t>cielo ,</w:t>
      </w:r>
      <w:proofErr w:type="gramEnd"/>
      <w:r w:rsidR="00435F64" w:rsidRPr="00FA5CF5">
        <w:rPr>
          <w:rFonts w:ascii="Times New Roman" w:hAnsi="Times New Roman" w:cs="Times New Roman"/>
        </w:rPr>
        <w:t xml:space="preserve"> </w:t>
      </w:r>
      <w:proofErr w:type="spellStart"/>
      <w:r w:rsidR="00435F64" w:rsidRPr="00FA5CF5">
        <w:rPr>
          <w:rFonts w:ascii="Times New Roman" w:hAnsi="Times New Roman" w:cs="Times New Roman"/>
        </w:rPr>
        <w:t>tenia</w:t>
      </w:r>
      <w:proofErr w:type="spellEnd"/>
      <w:r w:rsidR="00435F64" w:rsidRPr="00FA5CF5">
        <w:rPr>
          <w:rFonts w:ascii="Times New Roman" w:hAnsi="Times New Roman" w:cs="Times New Roman"/>
        </w:rPr>
        <w:t xml:space="preserve"> su final en el sacrificio de cristo por la raza humana porque “. El acto de Cristo, de morir por la salvación del hombre, no solo haría accesible el cielo para los hombres, sino que ante todo el universo justificaría a Dios y a su Hijo en su trato con la rebelión de Satanás. Demostraría la perpetuidad de la ley de Dios, y revelaría la naturaleza y las consecuencias del pecado.</w:t>
      </w:r>
      <w:r w:rsidR="005607FA" w:rsidRPr="00FA5CF5">
        <w:rPr>
          <w:rFonts w:ascii="Times New Roman" w:hAnsi="Times New Roman" w:cs="Times New Roman"/>
        </w:rPr>
        <w:t>”</w:t>
      </w:r>
    </w:p>
    <w:p w14:paraId="1EFDDD19" w14:textId="77777777" w:rsidR="0073058D" w:rsidRPr="00FA5CF5" w:rsidRDefault="0073058D" w:rsidP="0073058D">
      <w:pPr>
        <w:rPr>
          <w:rFonts w:ascii="Times New Roman" w:hAnsi="Times New Roman" w:cs="Times New Roman"/>
        </w:rPr>
      </w:pPr>
    </w:p>
    <w:p w14:paraId="2A9AECAF" w14:textId="77777777" w:rsidR="0073058D" w:rsidRPr="00FA5CF5" w:rsidRDefault="0073058D" w:rsidP="0073058D">
      <w:pPr>
        <w:rPr>
          <w:rFonts w:ascii="Times New Roman" w:hAnsi="Times New Roman" w:cs="Times New Roman"/>
        </w:rPr>
      </w:pPr>
    </w:p>
    <w:p w14:paraId="2B707029" w14:textId="77777777" w:rsidR="0073058D" w:rsidRPr="00FA5CF5" w:rsidRDefault="0073058D" w:rsidP="0073058D">
      <w:pPr>
        <w:rPr>
          <w:rFonts w:ascii="Times New Roman" w:hAnsi="Times New Roman" w:cs="Times New Roman"/>
        </w:rPr>
      </w:pPr>
    </w:p>
    <w:p w14:paraId="6EE988EB" w14:textId="77777777" w:rsidR="0073058D" w:rsidRPr="00FA5CF5" w:rsidRDefault="0073058D" w:rsidP="0073058D">
      <w:pPr>
        <w:rPr>
          <w:rFonts w:ascii="Times New Roman" w:hAnsi="Times New Roman" w:cs="Times New Roman"/>
        </w:rPr>
      </w:pPr>
    </w:p>
    <w:p w14:paraId="1713C480" w14:textId="77777777" w:rsidR="0073058D" w:rsidRPr="00FA5CF5" w:rsidRDefault="0073058D" w:rsidP="0073058D">
      <w:pPr>
        <w:rPr>
          <w:rFonts w:ascii="Times New Roman" w:hAnsi="Times New Roman" w:cs="Times New Roman"/>
        </w:rPr>
      </w:pPr>
    </w:p>
    <w:p w14:paraId="2756DC1A" w14:textId="77777777" w:rsidR="0073058D" w:rsidRPr="00FA5CF5" w:rsidRDefault="0073058D" w:rsidP="0073058D">
      <w:pPr>
        <w:rPr>
          <w:rFonts w:ascii="Times New Roman" w:hAnsi="Times New Roman" w:cs="Times New Roman"/>
        </w:rPr>
      </w:pPr>
    </w:p>
    <w:p w14:paraId="1009D087" w14:textId="77777777" w:rsidR="0073058D" w:rsidRPr="00FA5CF5" w:rsidRDefault="0073058D" w:rsidP="0073058D">
      <w:pPr>
        <w:rPr>
          <w:rFonts w:ascii="Times New Roman" w:hAnsi="Times New Roman" w:cs="Times New Roman"/>
        </w:rPr>
      </w:pPr>
    </w:p>
    <w:p w14:paraId="616FF1D0" w14:textId="77777777" w:rsidR="0073058D" w:rsidRDefault="0073058D" w:rsidP="0073058D">
      <w:pPr>
        <w:rPr>
          <w:rFonts w:ascii="Times New Roman" w:hAnsi="Times New Roman" w:cs="Times New Roman"/>
        </w:rPr>
      </w:pPr>
    </w:p>
    <w:p w14:paraId="683BF030" w14:textId="77777777" w:rsidR="00FA5CF5" w:rsidRDefault="00FA5CF5" w:rsidP="0073058D">
      <w:pPr>
        <w:rPr>
          <w:rFonts w:ascii="Times New Roman" w:hAnsi="Times New Roman" w:cs="Times New Roman"/>
        </w:rPr>
      </w:pPr>
    </w:p>
    <w:p w14:paraId="16ECAEAB" w14:textId="77777777" w:rsidR="00FA5CF5" w:rsidRDefault="00FA5CF5" w:rsidP="0073058D">
      <w:pPr>
        <w:rPr>
          <w:rFonts w:ascii="Times New Roman" w:hAnsi="Times New Roman" w:cs="Times New Roman"/>
        </w:rPr>
      </w:pPr>
    </w:p>
    <w:p w14:paraId="38673057" w14:textId="77777777" w:rsidR="00FA5CF5" w:rsidRPr="00FA5CF5" w:rsidRDefault="00FA5CF5" w:rsidP="0073058D">
      <w:pPr>
        <w:rPr>
          <w:rFonts w:ascii="Times New Roman" w:hAnsi="Times New Roman" w:cs="Times New Roman"/>
        </w:rPr>
      </w:pPr>
    </w:p>
    <w:p w14:paraId="78FC7BD4" w14:textId="77777777" w:rsidR="0073058D" w:rsidRPr="00FA5CF5" w:rsidRDefault="0073058D" w:rsidP="0073058D">
      <w:pPr>
        <w:rPr>
          <w:rFonts w:ascii="Times New Roman" w:hAnsi="Times New Roman" w:cs="Times New Roman"/>
        </w:rPr>
      </w:pPr>
    </w:p>
    <w:p w14:paraId="45AE879D" w14:textId="77777777" w:rsidR="0073058D" w:rsidRPr="00FA5CF5" w:rsidRDefault="0073058D" w:rsidP="0073058D">
      <w:pPr>
        <w:rPr>
          <w:rFonts w:ascii="Times New Roman" w:hAnsi="Times New Roman" w:cs="Times New Roman"/>
        </w:rPr>
      </w:pPr>
    </w:p>
    <w:p w14:paraId="263E6336" w14:textId="77777777" w:rsidR="0073058D" w:rsidRPr="00FA5CF5" w:rsidRDefault="0073058D" w:rsidP="0073058D">
      <w:pPr>
        <w:rPr>
          <w:rFonts w:ascii="Times New Roman" w:hAnsi="Times New Roman" w:cs="Times New Roman"/>
        </w:rPr>
      </w:pPr>
    </w:p>
    <w:p w14:paraId="00508528" w14:textId="77777777" w:rsidR="0073058D" w:rsidRPr="00FA5CF5" w:rsidRDefault="0073058D" w:rsidP="0073058D">
      <w:pPr>
        <w:rPr>
          <w:rFonts w:ascii="Times New Roman" w:hAnsi="Times New Roman" w:cs="Times New Roman"/>
        </w:rPr>
      </w:pPr>
    </w:p>
    <w:p w14:paraId="2090F93A" w14:textId="4F8C467C" w:rsidR="0073058D" w:rsidRPr="00FA5CF5" w:rsidRDefault="0073058D" w:rsidP="0073058D">
      <w:pPr>
        <w:rPr>
          <w:rFonts w:ascii="Times New Roman" w:hAnsi="Times New Roman" w:cs="Times New Roman"/>
        </w:rPr>
      </w:pPr>
      <w:r w:rsidRPr="00FA5CF5">
        <w:rPr>
          <w:rFonts w:ascii="Times New Roman" w:hAnsi="Times New Roman" w:cs="Times New Roman"/>
        </w:rPr>
        <w:t xml:space="preserve">                                                     Análisis </w:t>
      </w:r>
    </w:p>
    <w:p w14:paraId="5E4047D3" w14:textId="77777777" w:rsidR="0073058D" w:rsidRPr="00FA5CF5" w:rsidRDefault="0073058D" w:rsidP="0073058D">
      <w:pPr>
        <w:rPr>
          <w:rFonts w:ascii="Times New Roman" w:hAnsi="Times New Roman" w:cs="Times New Roman"/>
        </w:rPr>
      </w:pPr>
    </w:p>
    <w:p w14:paraId="06161B1E" w14:textId="77777777" w:rsidR="0073058D" w:rsidRPr="00FA5CF5" w:rsidRDefault="0073058D" w:rsidP="0073058D">
      <w:pPr>
        <w:rPr>
          <w:rFonts w:ascii="Times New Roman" w:hAnsi="Times New Roman" w:cs="Times New Roman"/>
        </w:rPr>
      </w:pPr>
    </w:p>
    <w:p w14:paraId="3A2DA746" w14:textId="77777777" w:rsidR="0073058D" w:rsidRPr="00FA5CF5" w:rsidRDefault="0073058D" w:rsidP="0073058D">
      <w:pPr>
        <w:rPr>
          <w:rFonts w:ascii="Times New Roman" w:hAnsi="Times New Roman" w:cs="Times New Roman"/>
        </w:rPr>
      </w:pPr>
    </w:p>
    <w:p w14:paraId="64D2A069" w14:textId="6602FFD7" w:rsidR="0073058D" w:rsidRPr="00FA5CF5" w:rsidRDefault="0073058D" w:rsidP="0073058D">
      <w:pPr>
        <w:rPr>
          <w:rFonts w:ascii="Times New Roman" w:hAnsi="Times New Roman" w:cs="Times New Roman"/>
        </w:rPr>
      </w:pPr>
      <w:r w:rsidRPr="00FA5CF5">
        <w:rPr>
          <w:rFonts w:ascii="Times New Roman" w:hAnsi="Times New Roman" w:cs="Times New Roman"/>
        </w:rPr>
        <w:t>Aspectos relevantes del texto</w:t>
      </w:r>
    </w:p>
    <w:p w14:paraId="3D28FD44" w14:textId="2E32954C" w:rsidR="0073058D" w:rsidRPr="00FA5CF5" w:rsidRDefault="00743822" w:rsidP="0073058D">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pecado era tan importante y devastador que el mismo ser h6umano jamás podría h6acer algo por rescatarse el mismo “. Puesto que la ley divina es tan sagrada como el mismo Dios, solamente uno igual a Dios podría expiar su transgresión. Ninguno sino Cristo podía salvar al hombre de la maldición de la ley, y colocarlo otra vez en armonía con </w:t>
      </w:r>
      <w:proofErr w:type="gramStart"/>
      <w:r w:rsidRPr="00FA5CF5">
        <w:rPr>
          <w:rFonts w:ascii="Times New Roman" w:hAnsi="Times New Roman" w:cs="Times New Roman"/>
        </w:rPr>
        <w:t>el  cielo</w:t>
      </w:r>
      <w:proofErr w:type="gramEnd"/>
      <w:r w:rsidRPr="00FA5CF5">
        <w:rPr>
          <w:rFonts w:ascii="Times New Roman" w:hAnsi="Times New Roman" w:cs="Times New Roman"/>
        </w:rPr>
        <w:t>.”</w:t>
      </w:r>
    </w:p>
    <w:p w14:paraId="51E95385" w14:textId="631BD091" w:rsidR="00743822" w:rsidRPr="00FA5CF5" w:rsidRDefault="004422B3" w:rsidP="0073058D">
      <w:pPr>
        <w:pStyle w:val="Prrafodelista"/>
        <w:numPr>
          <w:ilvl w:val="0"/>
          <w:numId w:val="2"/>
        </w:numPr>
        <w:rPr>
          <w:rFonts w:ascii="Times New Roman" w:hAnsi="Times New Roman" w:cs="Times New Roman"/>
        </w:rPr>
      </w:pPr>
      <w:r w:rsidRPr="00FA5CF5">
        <w:rPr>
          <w:rFonts w:ascii="Times New Roman" w:hAnsi="Times New Roman" w:cs="Times New Roman"/>
        </w:rPr>
        <w:t xml:space="preserve">Aunque </w:t>
      </w:r>
      <w:proofErr w:type="spellStart"/>
      <w:r w:rsidRPr="00FA5CF5">
        <w:rPr>
          <w:rFonts w:ascii="Times New Roman" w:hAnsi="Times New Roman" w:cs="Times New Roman"/>
        </w:rPr>
        <w:t>adan</w:t>
      </w:r>
      <w:proofErr w:type="spellEnd"/>
      <w:r w:rsidRPr="00FA5CF5">
        <w:rPr>
          <w:rFonts w:ascii="Times New Roman" w:hAnsi="Times New Roman" w:cs="Times New Roman"/>
        </w:rPr>
        <w:t xml:space="preserve"> y </w:t>
      </w:r>
      <w:r w:rsidR="002C7CE1" w:rsidRPr="00FA5CF5">
        <w:rPr>
          <w:rFonts w:ascii="Times New Roman" w:hAnsi="Times New Roman" w:cs="Times New Roman"/>
        </w:rPr>
        <w:t>Eva</w:t>
      </w:r>
      <w:r w:rsidRPr="00FA5CF5">
        <w:rPr>
          <w:rFonts w:ascii="Times New Roman" w:hAnsi="Times New Roman" w:cs="Times New Roman"/>
        </w:rPr>
        <w:t xml:space="preserve"> </w:t>
      </w:r>
      <w:proofErr w:type="spellStart"/>
      <w:r w:rsidRPr="00FA5CF5">
        <w:rPr>
          <w:rFonts w:ascii="Times New Roman" w:hAnsi="Times New Roman" w:cs="Times New Roman"/>
        </w:rPr>
        <w:t>habian</w:t>
      </w:r>
      <w:proofErr w:type="spellEnd"/>
      <w:r w:rsidRPr="00FA5CF5">
        <w:rPr>
          <w:rFonts w:ascii="Times New Roman" w:hAnsi="Times New Roman" w:cs="Times New Roman"/>
        </w:rPr>
        <w:t xml:space="preserve"> cometido </w:t>
      </w:r>
      <w:proofErr w:type="gramStart"/>
      <w:r w:rsidRPr="00FA5CF5">
        <w:rPr>
          <w:rFonts w:ascii="Times New Roman" w:hAnsi="Times New Roman" w:cs="Times New Roman"/>
        </w:rPr>
        <w:t>pecado ,</w:t>
      </w:r>
      <w:proofErr w:type="gramEnd"/>
      <w:r w:rsidRPr="00FA5CF5">
        <w:rPr>
          <w:rFonts w:ascii="Times New Roman" w:hAnsi="Times New Roman" w:cs="Times New Roman"/>
        </w:rPr>
        <w:t xml:space="preserve"> no eran </w:t>
      </w:r>
      <w:proofErr w:type="gramStart"/>
      <w:r w:rsidRPr="00FA5CF5">
        <w:rPr>
          <w:rFonts w:ascii="Times New Roman" w:hAnsi="Times New Roman" w:cs="Times New Roman"/>
        </w:rPr>
        <w:t>olvidados ,</w:t>
      </w:r>
      <w:proofErr w:type="gramEnd"/>
      <w:r w:rsidRPr="00FA5CF5">
        <w:rPr>
          <w:rFonts w:ascii="Times New Roman" w:hAnsi="Times New Roman" w:cs="Times New Roman"/>
        </w:rPr>
        <w:t xml:space="preserve"> tenían un trato </w:t>
      </w:r>
      <w:proofErr w:type="gramStart"/>
      <w:r w:rsidRPr="00FA5CF5">
        <w:rPr>
          <w:rFonts w:ascii="Times New Roman" w:hAnsi="Times New Roman" w:cs="Times New Roman"/>
        </w:rPr>
        <w:t>especial  de</w:t>
      </w:r>
      <w:proofErr w:type="gramEnd"/>
      <w:r w:rsidRPr="00FA5CF5">
        <w:rPr>
          <w:rFonts w:ascii="Times New Roman" w:hAnsi="Times New Roman" w:cs="Times New Roman"/>
        </w:rPr>
        <w:t xml:space="preserve"> amor y les fue entregado la mayor esperanza </w:t>
      </w:r>
      <w:r w:rsidR="005551F2" w:rsidRPr="00FA5CF5">
        <w:rPr>
          <w:rFonts w:ascii="Times New Roman" w:hAnsi="Times New Roman" w:cs="Times New Roman"/>
        </w:rPr>
        <w:t xml:space="preserve">“Los ángeles celestiales explicaron detalladamente a nuestros primeros padres el plan que había sido concebido para su redención. Se les aseguró a Adán y a su compañera </w:t>
      </w:r>
      <w:proofErr w:type="gramStart"/>
      <w:r w:rsidR="005551F2" w:rsidRPr="00FA5CF5">
        <w:rPr>
          <w:rFonts w:ascii="Times New Roman" w:hAnsi="Times New Roman" w:cs="Times New Roman"/>
        </w:rPr>
        <w:t>que</w:t>
      </w:r>
      <w:proofErr w:type="gramEnd"/>
      <w:r w:rsidR="005551F2" w:rsidRPr="00FA5CF5">
        <w:rPr>
          <w:rFonts w:ascii="Times New Roman" w:hAnsi="Times New Roman" w:cs="Times New Roman"/>
        </w:rPr>
        <w:t xml:space="preserve"> a pesar de su gran pecado, no se les abandonaría a merced de Satanás”</w:t>
      </w:r>
    </w:p>
    <w:p w14:paraId="39DD86E1" w14:textId="535AD4FF" w:rsidR="004B6300" w:rsidRPr="00FA5CF5" w:rsidRDefault="00A34930" w:rsidP="004B6300">
      <w:pPr>
        <w:pStyle w:val="Prrafodelista"/>
        <w:numPr>
          <w:ilvl w:val="0"/>
          <w:numId w:val="2"/>
        </w:numPr>
        <w:rPr>
          <w:rFonts w:ascii="Times New Roman" w:hAnsi="Times New Roman" w:cs="Times New Roman"/>
        </w:rPr>
      </w:pPr>
      <w:r w:rsidRPr="00FA5CF5">
        <w:rPr>
          <w:rFonts w:ascii="Times New Roman" w:hAnsi="Times New Roman" w:cs="Times New Roman"/>
        </w:rPr>
        <w:t xml:space="preserve">En </w:t>
      </w:r>
      <w:r w:rsidR="004B6300" w:rsidRPr="00FA5CF5">
        <w:rPr>
          <w:rFonts w:ascii="Times New Roman" w:hAnsi="Times New Roman" w:cs="Times New Roman"/>
        </w:rPr>
        <w:t xml:space="preserve">un conflicto se necesaria que alguien gane la </w:t>
      </w:r>
      <w:proofErr w:type="gramStart"/>
      <w:r w:rsidR="004B6300" w:rsidRPr="00FA5CF5">
        <w:rPr>
          <w:rFonts w:ascii="Times New Roman" w:hAnsi="Times New Roman" w:cs="Times New Roman"/>
        </w:rPr>
        <w:t>victoria ,</w:t>
      </w:r>
      <w:proofErr w:type="gramEnd"/>
      <w:r w:rsidR="004B6300" w:rsidRPr="00FA5CF5">
        <w:rPr>
          <w:rFonts w:ascii="Times New Roman" w:hAnsi="Times New Roman" w:cs="Times New Roman"/>
        </w:rPr>
        <w:t xml:space="preserve"> y el único que podía dictar una sentencia es aquel que todo lo creo por lo tanto “Finalmente se había decidido la gran contienda que tanto había durado en este mundo, y Cristo era el vencedor.”</w:t>
      </w:r>
    </w:p>
    <w:p w14:paraId="5604275F" w14:textId="303624AA" w:rsidR="00B94BD1" w:rsidRPr="00FA5CF5" w:rsidRDefault="00B94BD1" w:rsidP="00750A04">
      <w:pPr>
        <w:ind w:left="360"/>
        <w:rPr>
          <w:rFonts w:ascii="Times New Roman" w:hAnsi="Times New Roman" w:cs="Times New Roman"/>
        </w:rPr>
      </w:pPr>
    </w:p>
    <w:p w14:paraId="538FD742" w14:textId="33CCE6B4" w:rsidR="00CE3D84" w:rsidRPr="00FA5CF5" w:rsidRDefault="00CE3D84" w:rsidP="00750A04">
      <w:pPr>
        <w:ind w:left="360"/>
        <w:rPr>
          <w:rFonts w:ascii="Times New Roman" w:hAnsi="Times New Roman" w:cs="Times New Roman"/>
        </w:rPr>
      </w:pPr>
      <w:proofErr w:type="gramStart"/>
      <w:r w:rsidRPr="00FA5CF5">
        <w:rPr>
          <w:rFonts w:ascii="Times New Roman" w:hAnsi="Times New Roman" w:cs="Times New Roman"/>
        </w:rPr>
        <w:t>Opinión personal</w:t>
      </w:r>
      <w:proofErr w:type="gramEnd"/>
      <w:r w:rsidRPr="00FA5CF5">
        <w:rPr>
          <w:rFonts w:ascii="Times New Roman" w:hAnsi="Times New Roman" w:cs="Times New Roman"/>
        </w:rPr>
        <w:t xml:space="preserve"> </w:t>
      </w:r>
    </w:p>
    <w:p w14:paraId="6C79F285" w14:textId="77777777" w:rsidR="00CE3D84" w:rsidRPr="00FA5CF5" w:rsidRDefault="00CE3D84" w:rsidP="00750A04">
      <w:pPr>
        <w:ind w:left="360"/>
        <w:rPr>
          <w:rFonts w:ascii="Times New Roman" w:hAnsi="Times New Roman" w:cs="Times New Roman"/>
        </w:rPr>
      </w:pPr>
    </w:p>
    <w:p w14:paraId="16CF265D" w14:textId="08EF7AFF" w:rsidR="00CE3D84" w:rsidRPr="00FA5CF5" w:rsidRDefault="00CE3D84" w:rsidP="00CE3D84">
      <w:pPr>
        <w:pStyle w:val="Prrafodelista"/>
        <w:numPr>
          <w:ilvl w:val="0"/>
          <w:numId w:val="2"/>
        </w:numPr>
        <w:rPr>
          <w:rFonts w:ascii="Times New Roman" w:hAnsi="Times New Roman" w:cs="Times New Roman"/>
        </w:rPr>
      </w:pPr>
      <w:r w:rsidRPr="00FA5CF5">
        <w:rPr>
          <w:rFonts w:ascii="Times New Roman" w:hAnsi="Times New Roman" w:cs="Times New Roman"/>
        </w:rPr>
        <w:t xml:space="preserve">Es de imaginar que </w:t>
      </w:r>
      <w:r w:rsidR="005415EA" w:rsidRPr="00FA5CF5">
        <w:rPr>
          <w:rFonts w:ascii="Times New Roman" w:hAnsi="Times New Roman" w:cs="Times New Roman"/>
        </w:rPr>
        <w:t xml:space="preserve">al ver tan gran espectáculo , el universo entero estuviera en pautas y con la curiosidad de saber lo que Dios haría en favor de ellos , conocían perfectamente que tenían de jefe a </w:t>
      </w:r>
      <w:r w:rsidR="002E1930" w:rsidRPr="00FA5CF5">
        <w:rPr>
          <w:rFonts w:ascii="Times New Roman" w:hAnsi="Times New Roman" w:cs="Times New Roman"/>
        </w:rPr>
        <w:t xml:space="preserve">un Dios que es el significado de amor y obraría en beneficio de la humanidad , esperando ansiosamente las noticias del concilio de la paz , jamás se imaginaron el </w:t>
      </w:r>
      <w:proofErr w:type="spellStart"/>
      <w:r w:rsidR="002E1930" w:rsidRPr="00FA5CF5">
        <w:rPr>
          <w:rFonts w:ascii="Times New Roman" w:hAnsi="Times New Roman" w:cs="Times New Roman"/>
        </w:rPr>
        <w:t>dectamente</w:t>
      </w:r>
      <w:proofErr w:type="spellEnd"/>
      <w:r w:rsidR="002E1930" w:rsidRPr="00FA5CF5">
        <w:rPr>
          <w:rFonts w:ascii="Times New Roman" w:hAnsi="Times New Roman" w:cs="Times New Roman"/>
        </w:rPr>
        <w:t xml:space="preserve"> , jamás pensaron que cristo mismo se </w:t>
      </w:r>
      <w:r w:rsidR="002E1930" w:rsidRPr="00FA5CF5">
        <w:rPr>
          <w:rFonts w:ascii="Times New Roman" w:hAnsi="Times New Roman" w:cs="Times New Roman"/>
        </w:rPr>
        <w:lastRenderedPageBreak/>
        <w:t xml:space="preserve">entregaría y conocería la muerte misma porque </w:t>
      </w:r>
      <w:r w:rsidR="009B6AEF" w:rsidRPr="00FA5CF5">
        <w:rPr>
          <w:rFonts w:ascii="Times New Roman" w:hAnsi="Times New Roman" w:cs="Times New Roman"/>
        </w:rPr>
        <w:t>“Cuando los ángeles presenciaran la agonía y humillación de su Señor, se llenarían de dolor e indignación, y desearían librarlo de sus verdugos</w:t>
      </w:r>
      <w:r w:rsidR="005451C5" w:rsidRPr="00FA5CF5">
        <w:rPr>
          <w:rFonts w:ascii="Times New Roman" w:hAnsi="Times New Roman" w:cs="Times New Roman"/>
        </w:rPr>
        <w:t xml:space="preserve">” </w:t>
      </w:r>
    </w:p>
    <w:p w14:paraId="440E75D2" w14:textId="77777777" w:rsidR="005451C5" w:rsidRPr="00FA5CF5" w:rsidRDefault="005451C5" w:rsidP="005451C5">
      <w:pPr>
        <w:pStyle w:val="Prrafodelista"/>
        <w:rPr>
          <w:rFonts w:ascii="Times New Roman" w:hAnsi="Times New Roman" w:cs="Times New Roman"/>
        </w:rPr>
      </w:pPr>
      <w:r w:rsidRPr="00FA5CF5">
        <w:rPr>
          <w:rFonts w:ascii="Times New Roman" w:hAnsi="Times New Roman" w:cs="Times New Roman"/>
        </w:rPr>
        <w:t>¡¡¡Cuan terrible era para el universo entero tan solo imaginar el ver morir a Cristo</w:t>
      </w:r>
    </w:p>
    <w:p w14:paraId="414BECCD" w14:textId="240B76BC" w:rsidR="002416F5" w:rsidRPr="00FA5CF5" w:rsidRDefault="008D163C" w:rsidP="005451C5">
      <w:pPr>
        <w:pStyle w:val="Prrafodelista"/>
        <w:numPr>
          <w:ilvl w:val="0"/>
          <w:numId w:val="2"/>
        </w:numPr>
        <w:rPr>
          <w:rFonts w:ascii="Times New Roman" w:hAnsi="Times New Roman" w:cs="Times New Roman"/>
        </w:rPr>
      </w:pPr>
      <w:r w:rsidRPr="00FA5CF5">
        <w:rPr>
          <w:rFonts w:ascii="Times New Roman" w:hAnsi="Times New Roman" w:cs="Times New Roman"/>
        </w:rPr>
        <w:t xml:space="preserve">Muy tarde comprendieron </w:t>
      </w:r>
      <w:proofErr w:type="spellStart"/>
      <w:r w:rsidRPr="00FA5CF5">
        <w:rPr>
          <w:rFonts w:ascii="Times New Roman" w:hAnsi="Times New Roman" w:cs="Times New Roman"/>
        </w:rPr>
        <w:t>adan</w:t>
      </w:r>
      <w:proofErr w:type="spellEnd"/>
      <w:r w:rsidRPr="00FA5CF5">
        <w:rPr>
          <w:rFonts w:ascii="Times New Roman" w:hAnsi="Times New Roman" w:cs="Times New Roman"/>
        </w:rPr>
        <w:t xml:space="preserve"> y </w:t>
      </w:r>
      <w:r w:rsidR="002C7CE1" w:rsidRPr="00FA5CF5">
        <w:rPr>
          <w:rFonts w:ascii="Times New Roman" w:hAnsi="Times New Roman" w:cs="Times New Roman"/>
        </w:rPr>
        <w:t>Eva</w:t>
      </w:r>
      <w:r w:rsidRPr="00FA5CF5">
        <w:rPr>
          <w:rFonts w:ascii="Times New Roman" w:hAnsi="Times New Roman" w:cs="Times New Roman"/>
        </w:rPr>
        <w:t xml:space="preserve"> las consecuencias de su pecado , terrible era todo lo que habían causado al mundo , en medio de penas y vergüenzas pedían que el sacrificio no fuera consumado , no entendían la magnitud de tal acto , hasta que los mismos ángeles les explicaron que nada </w:t>
      </w:r>
      <w:r w:rsidR="000761CF" w:rsidRPr="00FA5CF5">
        <w:rPr>
          <w:rFonts w:ascii="Times New Roman" w:hAnsi="Times New Roman" w:cs="Times New Roman"/>
        </w:rPr>
        <w:t xml:space="preserve">que hicieran serviría de algo </w:t>
      </w:r>
      <w:r w:rsidR="00E270E1" w:rsidRPr="00FA5CF5">
        <w:rPr>
          <w:rFonts w:ascii="Times New Roman" w:hAnsi="Times New Roman" w:cs="Times New Roman"/>
        </w:rPr>
        <w:t xml:space="preserve">porque </w:t>
      </w:r>
      <w:r w:rsidR="005451C5" w:rsidRPr="00FA5CF5">
        <w:rPr>
          <w:rFonts w:ascii="Times New Roman" w:hAnsi="Times New Roman" w:cs="Times New Roman"/>
        </w:rPr>
        <w:t xml:space="preserve"> </w:t>
      </w:r>
      <w:r w:rsidR="00E270E1" w:rsidRPr="00FA5CF5">
        <w:rPr>
          <w:rFonts w:ascii="Times New Roman" w:hAnsi="Times New Roman" w:cs="Times New Roman"/>
        </w:rPr>
        <w:t xml:space="preserve">“ como la ley de Jehová es el fundamento de su gobierno en el cielo y en la tierra, ni aun la vida de un ángel podría aceptarse como sacrificio por la transgresión de ellos” , cuan terrible se pone el pensar </w:t>
      </w:r>
      <w:r w:rsidR="00C4142B" w:rsidRPr="00FA5CF5">
        <w:rPr>
          <w:rFonts w:ascii="Times New Roman" w:hAnsi="Times New Roman" w:cs="Times New Roman"/>
        </w:rPr>
        <w:t>el pecado su origen y consecuencias , es lamentable ver como nosotros tampoco entendemos las consecuencias del mismo ,aun así el plan de redención nos es explicado con amor</w:t>
      </w:r>
      <w:r w:rsidR="00436EE9" w:rsidRPr="00FA5CF5">
        <w:rPr>
          <w:rFonts w:ascii="Times New Roman" w:hAnsi="Times New Roman" w:cs="Times New Roman"/>
        </w:rPr>
        <w:t xml:space="preserve"> , aunque muchas veces le rechacemos, </w:t>
      </w:r>
      <w:r w:rsidR="00F141C1" w:rsidRPr="00FA5CF5">
        <w:rPr>
          <w:rFonts w:ascii="Times New Roman" w:hAnsi="Times New Roman" w:cs="Times New Roman"/>
        </w:rPr>
        <w:t>su sacrificio con dedicación nos alcanza y nos enseña que la victoria del gran conflicto se haya para cada ser humano en aquella cruz</w:t>
      </w:r>
    </w:p>
    <w:p w14:paraId="6267D613" w14:textId="540EE07F" w:rsidR="005451C5" w:rsidRPr="00FA5CF5" w:rsidRDefault="0036550B" w:rsidP="0067698D">
      <w:pPr>
        <w:pStyle w:val="Prrafodelista"/>
        <w:numPr>
          <w:ilvl w:val="0"/>
          <w:numId w:val="2"/>
        </w:numPr>
        <w:rPr>
          <w:rFonts w:ascii="Times New Roman" w:hAnsi="Times New Roman" w:cs="Times New Roman"/>
        </w:rPr>
      </w:pPr>
      <w:r w:rsidRPr="00FA5CF5">
        <w:rPr>
          <w:rFonts w:ascii="Times New Roman" w:hAnsi="Times New Roman" w:cs="Times New Roman"/>
        </w:rPr>
        <w:t xml:space="preserve">Una mención especial tiene </w:t>
      </w:r>
      <w:r w:rsidR="0067698D" w:rsidRPr="00FA5CF5">
        <w:rPr>
          <w:rFonts w:ascii="Times New Roman" w:hAnsi="Times New Roman" w:cs="Times New Roman"/>
        </w:rPr>
        <w:t xml:space="preserve">el sacrificio de </w:t>
      </w:r>
      <w:proofErr w:type="gramStart"/>
      <w:r w:rsidR="0067698D" w:rsidRPr="00FA5CF5">
        <w:rPr>
          <w:rFonts w:ascii="Times New Roman" w:hAnsi="Times New Roman" w:cs="Times New Roman"/>
        </w:rPr>
        <w:t xml:space="preserve">cristo </w:t>
      </w:r>
      <w:r w:rsidRPr="00FA5CF5">
        <w:rPr>
          <w:rFonts w:ascii="Times New Roman" w:hAnsi="Times New Roman" w:cs="Times New Roman"/>
        </w:rPr>
        <w:t xml:space="preserve"> ,</w:t>
      </w:r>
      <w:proofErr w:type="gramEnd"/>
      <w:r w:rsidRPr="00FA5CF5">
        <w:rPr>
          <w:rFonts w:ascii="Times New Roman" w:hAnsi="Times New Roman" w:cs="Times New Roman"/>
        </w:rPr>
        <w:t xml:space="preserve"> </w:t>
      </w:r>
      <w:r w:rsidR="0067698D" w:rsidRPr="00FA5CF5">
        <w:rPr>
          <w:rFonts w:ascii="Times New Roman" w:hAnsi="Times New Roman" w:cs="Times New Roman"/>
        </w:rPr>
        <w:t xml:space="preserve">nada podía asegurarnos la victoria sobre el </w:t>
      </w:r>
      <w:proofErr w:type="gramStart"/>
      <w:r w:rsidR="0067698D" w:rsidRPr="00FA5CF5">
        <w:rPr>
          <w:rFonts w:ascii="Times New Roman" w:hAnsi="Times New Roman" w:cs="Times New Roman"/>
        </w:rPr>
        <w:t>pecado ,</w:t>
      </w:r>
      <w:proofErr w:type="gramEnd"/>
      <w:r w:rsidR="0067698D" w:rsidRPr="00FA5CF5">
        <w:rPr>
          <w:rFonts w:ascii="Times New Roman" w:hAnsi="Times New Roman" w:cs="Times New Roman"/>
        </w:rPr>
        <w:t xml:space="preserve"> solamente su humillación nos dio la máxima </w:t>
      </w:r>
      <w:proofErr w:type="spellStart"/>
      <w:proofErr w:type="gramStart"/>
      <w:r w:rsidR="0067698D" w:rsidRPr="00FA5CF5">
        <w:rPr>
          <w:rFonts w:ascii="Times New Roman" w:hAnsi="Times New Roman" w:cs="Times New Roman"/>
        </w:rPr>
        <w:t>exaltacion</w:t>
      </w:r>
      <w:proofErr w:type="spellEnd"/>
      <w:r w:rsidR="0067698D" w:rsidRPr="00FA5CF5">
        <w:rPr>
          <w:rFonts w:ascii="Times New Roman" w:hAnsi="Times New Roman" w:cs="Times New Roman"/>
        </w:rPr>
        <w:t xml:space="preserve"> ,</w:t>
      </w:r>
      <w:proofErr w:type="gramEnd"/>
      <w:r w:rsidR="0067698D" w:rsidRPr="00FA5CF5">
        <w:rPr>
          <w:rFonts w:ascii="Times New Roman" w:hAnsi="Times New Roman" w:cs="Times New Roman"/>
        </w:rPr>
        <w:t xml:space="preserve"> su amor nos dio la redención y </w:t>
      </w:r>
      <w:proofErr w:type="gramStart"/>
      <w:r w:rsidR="0067698D" w:rsidRPr="00FA5CF5">
        <w:rPr>
          <w:rFonts w:ascii="Times New Roman" w:hAnsi="Times New Roman" w:cs="Times New Roman"/>
        </w:rPr>
        <w:t>“</w:t>
      </w:r>
      <w:r w:rsidR="00C4142B" w:rsidRPr="00FA5CF5">
        <w:rPr>
          <w:rFonts w:ascii="Times New Roman" w:hAnsi="Times New Roman" w:cs="Times New Roman"/>
        </w:rPr>
        <w:t xml:space="preserve"> </w:t>
      </w:r>
      <w:r w:rsidR="0067698D" w:rsidRPr="00FA5CF5">
        <w:rPr>
          <w:rFonts w:ascii="Times New Roman" w:hAnsi="Times New Roman" w:cs="Times New Roman"/>
        </w:rPr>
        <w:t>Cuando</w:t>
      </w:r>
      <w:proofErr w:type="gramEnd"/>
      <w:r w:rsidR="0067698D" w:rsidRPr="00FA5CF5">
        <w:rPr>
          <w:rFonts w:ascii="Times New Roman" w:hAnsi="Times New Roman" w:cs="Times New Roman"/>
        </w:rPr>
        <w:t xml:space="preserve"> murió Cristo, quedó asegurada la destrucción de Satanás.”</w:t>
      </w:r>
    </w:p>
    <w:p w14:paraId="761F2423" w14:textId="77777777" w:rsidR="00FD4D37" w:rsidRPr="00FA5CF5" w:rsidRDefault="00FD4D37" w:rsidP="00FD4D37">
      <w:pPr>
        <w:pStyle w:val="Prrafodelista"/>
        <w:rPr>
          <w:rFonts w:ascii="Times New Roman" w:hAnsi="Times New Roman" w:cs="Times New Roman"/>
        </w:rPr>
      </w:pPr>
    </w:p>
    <w:p w14:paraId="3E50D004" w14:textId="32B760F3" w:rsidR="00FD4D37" w:rsidRPr="00FA5CF5" w:rsidRDefault="00FD4D37" w:rsidP="00FD4D37">
      <w:pPr>
        <w:pStyle w:val="Prrafodelista"/>
        <w:rPr>
          <w:rFonts w:ascii="Times New Roman" w:hAnsi="Times New Roman" w:cs="Times New Roman"/>
        </w:rPr>
      </w:pPr>
    </w:p>
    <w:p w14:paraId="519F2B6A" w14:textId="77777777" w:rsidR="00905046" w:rsidRPr="00FA5CF5" w:rsidRDefault="00FD4D37" w:rsidP="00FD4D37">
      <w:pPr>
        <w:pStyle w:val="Prrafodelista"/>
        <w:rPr>
          <w:rFonts w:ascii="Times New Roman" w:hAnsi="Times New Roman" w:cs="Times New Roman"/>
        </w:rPr>
      </w:pPr>
      <w:r w:rsidRPr="00FA5CF5">
        <w:rPr>
          <w:rFonts w:ascii="Times New Roman" w:hAnsi="Times New Roman" w:cs="Times New Roman"/>
        </w:rPr>
        <w:t>Relación del texto con la biblia</w:t>
      </w:r>
    </w:p>
    <w:p w14:paraId="1CB069B0" w14:textId="1D9AAB02" w:rsidR="00FD4D37" w:rsidRPr="00FA5CF5" w:rsidRDefault="00FD4D37" w:rsidP="00FD4D37">
      <w:pPr>
        <w:pStyle w:val="Prrafodelista"/>
        <w:rPr>
          <w:rFonts w:ascii="Times New Roman" w:hAnsi="Times New Roman" w:cs="Times New Roman"/>
        </w:rPr>
      </w:pPr>
      <w:r w:rsidRPr="00FA5CF5">
        <w:rPr>
          <w:rFonts w:ascii="Times New Roman" w:hAnsi="Times New Roman" w:cs="Times New Roman"/>
        </w:rPr>
        <w:t xml:space="preserve"> </w:t>
      </w:r>
    </w:p>
    <w:p w14:paraId="1B7664DD" w14:textId="2DDE8E61" w:rsidR="005808A3" w:rsidRPr="00FA5CF5" w:rsidRDefault="00905046" w:rsidP="00905046">
      <w:pPr>
        <w:pStyle w:val="Prrafodelista"/>
        <w:numPr>
          <w:ilvl w:val="0"/>
          <w:numId w:val="2"/>
        </w:numPr>
        <w:rPr>
          <w:rFonts w:ascii="Times New Roman" w:hAnsi="Times New Roman" w:cs="Times New Roman"/>
        </w:rPr>
      </w:pPr>
      <w:r w:rsidRPr="00FA5CF5">
        <w:rPr>
          <w:rFonts w:ascii="Times New Roman" w:hAnsi="Times New Roman" w:cs="Times New Roman"/>
        </w:rPr>
        <w:t>“Pero Cristo, mediante su sacrificio, al pagar la pena del pecado, no solamente redimiría al hombre, sino que también recuperaría el dominio que este había perdido. Todo lo que perdió el primer Adán será recuperado por el segundo”</w:t>
      </w:r>
      <w:r w:rsidR="00DB2678" w:rsidRPr="00FA5CF5">
        <w:rPr>
          <w:rFonts w:ascii="Times New Roman" w:hAnsi="Times New Roman" w:cs="Times New Roman"/>
        </w:rPr>
        <w:t xml:space="preserve"> (</w:t>
      </w:r>
      <w:r w:rsidR="002C7CE1" w:rsidRPr="00FA5CF5">
        <w:rPr>
          <w:rFonts w:ascii="Times New Roman" w:hAnsi="Times New Roman" w:cs="Times New Roman"/>
        </w:rPr>
        <w:t>pág.</w:t>
      </w:r>
      <w:r w:rsidR="00DB2678" w:rsidRPr="00FA5CF5">
        <w:rPr>
          <w:rFonts w:ascii="Times New Roman" w:hAnsi="Times New Roman" w:cs="Times New Roman"/>
        </w:rPr>
        <w:t xml:space="preserve"> 43)</w:t>
      </w:r>
    </w:p>
    <w:p w14:paraId="1B7918E1" w14:textId="77777777" w:rsidR="00905046" w:rsidRPr="00FA5CF5" w:rsidRDefault="00905046" w:rsidP="00905046">
      <w:pPr>
        <w:pStyle w:val="Prrafodelista"/>
        <w:rPr>
          <w:rFonts w:ascii="Times New Roman" w:hAnsi="Times New Roman" w:cs="Times New Roman"/>
        </w:rPr>
      </w:pPr>
    </w:p>
    <w:p w14:paraId="4578C1AF" w14:textId="30F3FE7A" w:rsidR="00FD4D37" w:rsidRPr="00FA5CF5" w:rsidRDefault="00D41ACC" w:rsidP="005808A3">
      <w:pPr>
        <w:pStyle w:val="Prrafodelista"/>
        <w:rPr>
          <w:rFonts w:ascii="Times New Roman" w:hAnsi="Times New Roman" w:cs="Times New Roman"/>
        </w:rPr>
      </w:pPr>
      <w:r w:rsidRPr="00FA5CF5">
        <w:rPr>
          <w:rFonts w:ascii="Times New Roman" w:hAnsi="Times New Roman" w:cs="Times New Roman"/>
        </w:rPr>
        <w:t xml:space="preserve"> “¡Gloria a Dios en las alturas y en la tierra paz, buena voluntad para con los hombres!” Lucas 2:14.</w:t>
      </w:r>
    </w:p>
    <w:p w14:paraId="4B0AA1E5" w14:textId="2FEEA76B" w:rsidR="00905046" w:rsidRPr="00FA5CF5" w:rsidRDefault="00DB2678" w:rsidP="00DB2678">
      <w:pPr>
        <w:pStyle w:val="Prrafodelista"/>
        <w:numPr>
          <w:ilvl w:val="0"/>
          <w:numId w:val="2"/>
        </w:numPr>
        <w:rPr>
          <w:rFonts w:ascii="Times New Roman" w:hAnsi="Times New Roman" w:cs="Times New Roman"/>
        </w:rPr>
      </w:pPr>
      <w:r w:rsidRPr="00FA5CF5">
        <w:rPr>
          <w:rFonts w:ascii="Times New Roman" w:hAnsi="Times New Roman" w:cs="Times New Roman"/>
        </w:rPr>
        <w:t>“</w:t>
      </w:r>
      <w:r w:rsidR="0014029F" w:rsidRPr="00FA5CF5">
        <w:rPr>
          <w:rFonts w:ascii="Times New Roman" w:hAnsi="Times New Roman" w:cs="Times New Roman"/>
        </w:rPr>
        <w:t>Pero el plan de redención tenía un propósito todavía más amplio y profundo que el de salvar al hombre. Cristo no vino a la tierra únicamente por este motivo; no vino meramente para que los habitantes de este pequeño mundo acataran la ley de Dios como debe ser acatada; sino que vino para vindicar el carácter de Dios ante el universo. A este resultado de su gran sacrificio, a su influencia sobre los seres de otros mundos: El acto de Cristo, de morir por la salvación del hombre, no solo haría accesible el cielo para los hombres, sino que ante todo el universo justificaría a Dios y a su Hijo en su trato con la rebelión de Satanás. Demostraría la perpetuidad de la ley de Dios, y revelaría la naturaleza y las consecuencias del pecado.</w:t>
      </w:r>
      <w:r w:rsidRPr="00FA5CF5">
        <w:rPr>
          <w:rFonts w:ascii="Times New Roman" w:hAnsi="Times New Roman" w:cs="Times New Roman"/>
        </w:rPr>
        <w:t>” (</w:t>
      </w:r>
      <w:r w:rsidR="002C7CE1" w:rsidRPr="00FA5CF5">
        <w:rPr>
          <w:rFonts w:ascii="Times New Roman" w:hAnsi="Times New Roman" w:cs="Times New Roman"/>
        </w:rPr>
        <w:t>pág.</w:t>
      </w:r>
      <w:r w:rsidRPr="00FA5CF5">
        <w:rPr>
          <w:rFonts w:ascii="Times New Roman" w:hAnsi="Times New Roman" w:cs="Times New Roman"/>
        </w:rPr>
        <w:t xml:space="preserve"> 46)</w:t>
      </w:r>
    </w:p>
    <w:p w14:paraId="396B0C19" w14:textId="77777777" w:rsidR="003633ED" w:rsidRPr="00FA5CF5" w:rsidRDefault="003633ED" w:rsidP="003633ED">
      <w:pPr>
        <w:pStyle w:val="Prrafodelista"/>
        <w:rPr>
          <w:rFonts w:ascii="Times New Roman" w:hAnsi="Times New Roman" w:cs="Times New Roman"/>
        </w:rPr>
      </w:pPr>
    </w:p>
    <w:p w14:paraId="0522687E" w14:textId="677390A6" w:rsidR="00DB2678" w:rsidRPr="00FA5CF5" w:rsidRDefault="00DB2678" w:rsidP="00DB2678">
      <w:pPr>
        <w:pStyle w:val="Prrafodelista"/>
        <w:rPr>
          <w:rFonts w:ascii="Times New Roman" w:hAnsi="Times New Roman" w:cs="Times New Roman"/>
        </w:rPr>
      </w:pPr>
      <w:r w:rsidRPr="00FA5CF5">
        <w:rPr>
          <w:rFonts w:ascii="Times New Roman" w:hAnsi="Times New Roman" w:cs="Times New Roman"/>
        </w:rPr>
        <w:lastRenderedPageBreak/>
        <w:t>“Ahora es el juicio de este mundo; ahora el príncipe de este mundo será echado fuera. Y yo, cuando sea levantado de la tierra, a todos atraeré a mí mismo”. Juan 12:31, 32.</w:t>
      </w:r>
    </w:p>
    <w:p w14:paraId="749C36D7" w14:textId="77777777" w:rsidR="003633ED" w:rsidRPr="00FA5CF5" w:rsidRDefault="003633ED" w:rsidP="00DB2678">
      <w:pPr>
        <w:pStyle w:val="Prrafodelista"/>
        <w:rPr>
          <w:rFonts w:ascii="Times New Roman" w:hAnsi="Times New Roman" w:cs="Times New Roman"/>
        </w:rPr>
      </w:pPr>
    </w:p>
    <w:p w14:paraId="5A078CBA" w14:textId="35F9DF6C" w:rsidR="003633ED" w:rsidRPr="00FA5CF5" w:rsidRDefault="00EB7AA6" w:rsidP="003633ED">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primera indicación que el hombre tuvo sobre su redención la oyó en la sentencia pronunciada contra Satanás en el huerto. El Señor declaró: “Pondré enemistad entre ti y la mujer, y entre tu simiente y la simiente suya; esta te herirá en la cabeza, y tú la herirás en el talón”. Génesis 3:15. Esta sentencia, </w:t>
      </w:r>
      <w:proofErr w:type="spellStart"/>
      <w:r w:rsidR="001119CB" w:rsidRPr="00FA5CF5">
        <w:rPr>
          <w:rFonts w:ascii="Times New Roman" w:hAnsi="Times New Roman" w:cs="Times New Roman"/>
        </w:rPr>
        <w:t>a</w:t>
      </w:r>
      <w:r w:rsidRPr="00FA5CF5">
        <w:rPr>
          <w:rFonts w:ascii="Times New Roman" w:hAnsi="Times New Roman" w:cs="Times New Roman"/>
        </w:rPr>
        <w:t>pronunciada</w:t>
      </w:r>
      <w:proofErr w:type="spellEnd"/>
      <w:r w:rsidRPr="00FA5CF5">
        <w:rPr>
          <w:rFonts w:ascii="Times New Roman" w:hAnsi="Times New Roman" w:cs="Times New Roman"/>
        </w:rPr>
        <w:t xml:space="preserve"> en presencia de nuestros primeros padres, fue una promesa para ellos. </w:t>
      </w:r>
    </w:p>
    <w:p w14:paraId="5AA0C38E" w14:textId="77777777" w:rsidR="00EB7AA6" w:rsidRPr="00FA5CF5" w:rsidRDefault="00EB7AA6" w:rsidP="00EB7AA6">
      <w:pPr>
        <w:pStyle w:val="Prrafodelista"/>
        <w:rPr>
          <w:rFonts w:ascii="Times New Roman" w:hAnsi="Times New Roman" w:cs="Times New Roman"/>
        </w:rPr>
      </w:pPr>
    </w:p>
    <w:p w14:paraId="5DA7731D" w14:textId="631BF1A9" w:rsidR="00EB7AA6" w:rsidRPr="00FA5CF5" w:rsidRDefault="00E209E6" w:rsidP="00EB7AA6">
      <w:pPr>
        <w:pStyle w:val="Prrafodelista"/>
        <w:rPr>
          <w:rFonts w:ascii="Times New Roman" w:hAnsi="Times New Roman" w:cs="Times New Roman"/>
        </w:rPr>
      </w:pPr>
      <w:r w:rsidRPr="00FA5CF5">
        <w:rPr>
          <w:rFonts w:ascii="Times New Roman" w:hAnsi="Times New Roman" w:cs="Times New Roman"/>
        </w:rPr>
        <w:t xml:space="preserve">Concepto </w:t>
      </w:r>
    </w:p>
    <w:p w14:paraId="14B88D6B" w14:textId="77777777" w:rsidR="00DE6E43" w:rsidRPr="00FA5CF5" w:rsidRDefault="00DE6E43" w:rsidP="00EB7AA6">
      <w:pPr>
        <w:pStyle w:val="Prrafodelista"/>
        <w:rPr>
          <w:rFonts w:ascii="Times New Roman" w:hAnsi="Times New Roman" w:cs="Times New Roman"/>
        </w:rPr>
      </w:pPr>
    </w:p>
    <w:p w14:paraId="738E652E" w14:textId="77777777" w:rsidR="00DE6E43" w:rsidRPr="00FA5CF5" w:rsidRDefault="00DE6E43" w:rsidP="00EB7AA6">
      <w:pPr>
        <w:pStyle w:val="Prrafodelista"/>
        <w:rPr>
          <w:rFonts w:ascii="Times New Roman" w:hAnsi="Times New Roman" w:cs="Times New Roman"/>
        </w:rPr>
      </w:pPr>
    </w:p>
    <w:p w14:paraId="173656A8" w14:textId="77777777" w:rsidR="00DE6E43" w:rsidRPr="00FA5CF5" w:rsidRDefault="00DE6E43" w:rsidP="00EB7AA6">
      <w:pPr>
        <w:pStyle w:val="Prrafodelista"/>
        <w:rPr>
          <w:rFonts w:ascii="Times New Roman" w:hAnsi="Times New Roman" w:cs="Times New Roman"/>
        </w:rPr>
      </w:pPr>
    </w:p>
    <w:p w14:paraId="1B8EAD44" w14:textId="77777777" w:rsidR="00DE6E43" w:rsidRPr="00FA5CF5" w:rsidRDefault="00DE6E43" w:rsidP="00EB7AA6">
      <w:pPr>
        <w:pStyle w:val="Prrafodelista"/>
        <w:rPr>
          <w:rFonts w:ascii="Times New Roman" w:hAnsi="Times New Roman" w:cs="Times New Roman"/>
        </w:rPr>
      </w:pPr>
    </w:p>
    <w:p w14:paraId="682B8F24" w14:textId="77777777" w:rsidR="00DE6E43" w:rsidRPr="00FA5CF5" w:rsidRDefault="00DE6E43" w:rsidP="00EB7AA6">
      <w:pPr>
        <w:pStyle w:val="Prrafodelista"/>
        <w:rPr>
          <w:rFonts w:ascii="Times New Roman" w:hAnsi="Times New Roman" w:cs="Times New Roman"/>
        </w:rPr>
      </w:pPr>
    </w:p>
    <w:p w14:paraId="4F14B921" w14:textId="77777777" w:rsidR="00DE6E43" w:rsidRPr="00FA5CF5" w:rsidRDefault="00DE6E43" w:rsidP="00EB7AA6">
      <w:pPr>
        <w:pStyle w:val="Prrafodelista"/>
        <w:rPr>
          <w:rFonts w:ascii="Times New Roman" w:hAnsi="Times New Roman" w:cs="Times New Roman"/>
        </w:rPr>
      </w:pPr>
    </w:p>
    <w:p w14:paraId="01E15CB2" w14:textId="77777777" w:rsidR="00DE6E43" w:rsidRPr="00FA5CF5" w:rsidRDefault="00DE6E43" w:rsidP="00EB7AA6">
      <w:pPr>
        <w:pStyle w:val="Prrafodelista"/>
        <w:rPr>
          <w:rFonts w:ascii="Times New Roman" w:hAnsi="Times New Roman" w:cs="Times New Roman"/>
        </w:rPr>
      </w:pPr>
    </w:p>
    <w:p w14:paraId="5224D458" w14:textId="77777777" w:rsidR="00F328DB" w:rsidRPr="00FA5CF5" w:rsidRDefault="00F328DB" w:rsidP="00EB7AA6">
      <w:pPr>
        <w:pStyle w:val="Prrafodelista"/>
        <w:rPr>
          <w:rFonts w:ascii="Times New Roman" w:hAnsi="Times New Roman" w:cs="Times New Roman"/>
        </w:rPr>
      </w:pPr>
    </w:p>
    <w:p w14:paraId="685EE957" w14:textId="37204A8C" w:rsidR="00E209E6" w:rsidRPr="00FA5CF5" w:rsidRDefault="00E209E6" w:rsidP="00EB7AA6">
      <w:pPr>
        <w:pStyle w:val="Prrafodelista"/>
        <w:rPr>
          <w:ins w:id="161" w:author="Karen Elizabeth Clark Bonilla" w:date="2025-11-01T22:34:00Z" w16du:dateUtc="2025-11-02T04:34:00Z"/>
          <w:rFonts w:ascii="Times New Roman" w:hAnsi="Times New Roman" w:cs="Times New Roman"/>
        </w:rPr>
      </w:pPr>
      <w:r w:rsidRPr="00FA5CF5">
        <w:rPr>
          <w:rFonts w:ascii="Times New Roman" w:hAnsi="Times New Roman" w:cs="Times New Roman"/>
        </w:rPr>
        <w:t xml:space="preserve">Palabras </w:t>
      </w:r>
      <w:proofErr w:type="gramStart"/>
      <w:r w:rsidRPr="00FA5CF5">
        <w:rPr>
          <w:rFonts w:ascii="Times New Roman" w:hAnsi="Times New Roman" w:cs="Times New Roman"/>
        </w:rPr>
        <w:t>claves :</w:t>
      </w:r>
      <w:proofErr w:type="gramEnd"/>
      <w:r w:rsidRPr="00FA5CF5">
        <w:rPr>
          <w:rFonts w:ascii="Times New Roman" w:hAnsi="Times New Roman" w:cs="Times New Roman"/>
        </w:rPr>
        <w:t xml:space="preserve"> </w:t>
      </w:r>
      <w:proofErr w:type="gramStart"/>
      <w:r w:rsidRPr="00FA5CF5">
        <w:rPr>
          <w:rFonts w:ascii="Times New Roman" w:hAnsi="Times New Roman" w:cs="Times New Roman"/>
        </w:rPr>
        <w:t>salvación ,</w:t>
      </w:r>
      <w:proofErr w:type="gramEnd"/>
      <w:r w:rsidRPr="00FA5CF5">
        <w:rPr>
          <w:rFonts w:ascii="Times New Roman" w:hAnsi="Times New Roman" w:cs="Times New Roman"/>
        </w:rPr>
        <w:t xml:space="preserve"> </w:t>
      </w:r>
      <w:proofErr w:type="gramStart"/>
      <w:r w:rsidRPr="00FA5CF5">
        <w:rPr>
          <w:rFonts w:ascii="Times New Roman" w:hAnsi="Times New Roman" w:cs="Times New Roman"/>
        </w:rPr>
        <w:t>ángeles ,</w:t>
      </w:r>
      <w:proofErr w:type="gramEnd"/>
      <w:r w:rsidRPr="00FA5CF5">
        <w:rPr>
          <w:rFonts w:ascii="Times New Roman" w:hAnsi="Times New Roman" w:cs="Times New Roman"/>
        </w:rPr>
        <w:t xml:space="preserve"> </w:t>
      </w:r>
      <w:r w:rsidR="00F328DB" w:rsidRPr="00FA5CF5">
        <w:rPr>
          <w:rFonts w:ascii="Times New Roman" w:hAnsi="Times New Roman" w:cs="Times New Roman"/>
        </w:rPr>
        <w:t xml:space="preserve">ley </w:t>
      </w:r>
    </w:p>
    <w:p w14:paraId="6AC1D00C" w14:textId="77777777" w:rsidR="009760B0" w:rsidRPr="00FA5CF5" w:rsidRDefault="009760B0" w:rsidP="00EB7AA6">
      <w:pPr>
        <w:pStyle w:val="Prrafodelista"/>
        <w:rPr>
          <w:ins w:id="162" w:author="Karen Elizabeth Clark Bonilla" w:date="2025-11-01T22:34:00Z" w16du:dateUtc="2025-11-02T04:34:00Z"/>
          <w:rFonts w:ascii="Times New Roman" w:hAnsi="Times New Roman" w:cs="Times New Roman"/>
        </w:rPr>
      </w:pPr>
    </w:p>
    <w:p w14:paraId="1827F502" w14:textId="266423E5" w:rsidR="009760B0" w:rsidRPr="00FA5CF5" w:rsidRDefault="009760B0">
      <w:pPr>
        <w:pStyle w:val="Prrafodelista"/>
        <w:rPr>
          <w:ins w:id="163" w:author="Karen Elizabeth Clark Bonilla" w:date="2025-10-31T14:50:00Z" w16du:dateUtc="2025-10-31T20:50:00Z"/>
          <w:rFonts w:ascii="Times New Roman" w:hAnsi="Times New Roman" w:cs="Times New Roman"/>
        </w:rPr>
      </w:pPr>
      <w:ins w:id="164" w:author="Karen Elizabeth Clark Bonilla" w:date="2025-11-01T22:34:00Z" w16du:dateUtc="2025-11-02T04:34:00Z">
        <w:r w:rsidRPr="00FA5CF5">
          <w:rPr>
            <w:rFonts w:ascii="Times New Roman" w:hAnsi="Times New Roman" w:cs="Times New Roman"/>
          </w:rPr>
          <w:t xml:space="preserve"> </w:t>
        </w:r>
      </w:ins>
    </w:p>
    <w:p w14:paraId="720ABFFA" w14:textId="77777777" w:rsidR="003D0824" w:rsidRPr="00FA5CF5" w:rsidRDefault="003D0824" w:rsidP="00EB7AA6">
      <w:pPr>
        <w:pStyle w:val="Prrafodelista"/>
        <w:rPr>
          <w:rFonts w:ascii="Times New Roman" w:hAnsi="Times New Roman" w:cs="Times New Roman"/>
        </w:rPr>
      </w:pPr>
    </w:p>
    <w:p w14:paraId="2CC74B7A" w14:textId="77777777" w:rsidR="00F328DB" w:rsidRPr="00FA5CF5" w:rsidRDefault="00F328DB" w:rsidP="00EB7AA6">
      <w:pPr>
        <w:pStyle w:val="Prrafodelista"/>
        <w:rPr>
          <w:rFonts w:ascii="Times New Roman" w:hAnsi="Times New Roman" w:cs="Times New Roman"/>
        </w:rPr>
      </w:pPr>
    </w:p>
    <w:p w14:paraId="5075DF89" w14:textId="19DAEE20" w:rsidR="00F328DB" w:rsidRPr="00FA5CF5" w:rsidRDefault="00F328DB" w:rsidP="00EB7AA6">
      <w:pPr>
        <w:pStyle w:val="Prrafodelista"/>
        <w:rPr>
          <w:rFonts w:ascii="Times New Roman" w:hAnsi="Times New Roman" w:cs="Times New Roman"/>
        </w:rPr>
      </w:pPr>
      <w:r w:rsidRPr="00FA5CF5">
        <w:rPr>
          <w:rFonts w:ascii="Times New Roman" w:hAnsi="Times New Roman" w:cs="Times New Roman"/>
        </w:rPr>
        <w:t xml:space="preserve">Conclusión </w:t>
      </w:r>
    </w:p>
    <w:p w14:paraId="0B67A688" w14:textId="2A9512C9" w:rsidR="00F328DB" w:rsidRPr="00FA5CF5" w:rsidRDefault="00A7730A" w:rsidP="00572B2E">
      <w:pPr>
        <w:pStyle w:val="Prrafodelista"/>
        <w:numPr>
          <w:ilvl w:val="0"/>
          <w:numId w:val="2"/>
        </w:numPr>
        <w:rPr>
          <w:rFonts w:ascii="Times New Roman" w:hAnsi="Times New Roman" w:cs="Times New Roman"/>
        </w:rPr>
      </w:pPr>
      <w:r w:rsidRPr="00FA5CF5">
        <w:rPr>
          <w:rFonts w:ascii="Times New Roman" w:hAnsi="Times New Roman" w:cs="Times New Roman"/>
        </w:rPr>
        <w:t xml:space="preserve">Aun en medio de la </w:t>
      </w:r>
      <w:proofErr w:type="gramStart"/>
      <w:r w:rsidRPr="00FA5CF5">
        <w:rPr>
          <w:rFonts w:ascii="Times New Roman" w:hAnsi="Times New Roman" w:cs="Times New Roman"/>
        </w:rPr>
        <w:t xml:space="preserve">rebelión </w:t>
      </w:r>
      <w:r w:rsidR="00BF7580" w:rsidRPr="00FA5CF5">
        <w:rPr>
          <w:rFonts w:ascii="Times New Roman" w:hAnsi="Times New Roman" w:cs="Times New Roman"/>
        </w:rPr>
        <w:t>,</w:t>
      </w:r>
      <w:proofErr w:type="gramEnd"/>
      <w:r w:rsidR="00BF7580" w:rsidRPr="00FA5CF5">
        <w:rPr>
          <w:rFonts w:ascii="Times New Roman" w:hAnsi="Times New Roman" w:cs="Times New Roman"/>
        </w:rPr>
        <w:t xml:space="preserve"> aun en medio del caos Dios tiene un plan para rescatarnos</w:t>
      </w:r>
    </w:p>
    <w:p w14:paraId="43AD3D97" w14:textId="28DFC1F8" w:rsidR="00BF7580" w:rsidRPr="00FA5CF5" w:rsidRDefault="00BF7580" w:rsidP="00572B2E">
      <w:pPr>
        <w:pStyle w:val="Prrafodelista"/>
        <w:numPr>
          <w:ilvl w:val="0"/>
          <w:numId w:val="2"/>
        </w:numPr>
        <w:rPr>
          <w:rFonts w:ascii="Times New Roman" w:hAnsi="Times New Roman" w:cs="Times New Roman"/>
        </w:rPr>
      </w:pPr>
      <w:r w:rsidRPr="00FA5CF5">
        <w:rPr>
          <w:rFonts w:ascii="Times New Roman" w:hAnsi="Times New Roman" w:cs="Times New Roman"/>
        </w:rPr>
        <w:t>La victoria de satanás es momentánea y mientras se declara el rey de</w:t>
      </w:r>
      <w:r w:rsidR="0053650C" w:rsidRPr="00FA5CF5">
        <w:rPr>
          <w:rFonts w:ascii="Times New Roman" w:hAnsi="Times New Roman" w:cs="Times New Roman"/>
        </w:rPr>
        <w:t xml:space="preserve"> la </w:t>
      </w:r>
      <w:proofErr w:type="gramStart"/>
      <w:r w:rsidR="0053650C" w:rsidRPr="00FA5CF5">
        <w:rPr>
          <w:rFonts w:ascii="Times New Roman" w:hAnsi="Times New Roman" w:cs="Times New Roman"/>
        </w:rPr>
        <w:t>humanidad ,</w:t>
      </w:r>
      <w:proofErr w:type="gramEnd"/>
      <w:r w:rsidR="0053650C" w:rsidRPr="00FA5CF5">
        <w:rPr>
          <w:rFonts w:ascii="Times New Roman" w:hAnsi="Times New Roman" w:cs="Times New Roman"/>
        </w:rPr>
        <w:t xml:space="preserve"> detrás </w:t>
      </w:r>
      <w:proofErr w:type="spellStart"/>
      <w:r w:rsidR="0053650C" w:rsidRPr="00FA5CF5">
        <w:rPr>
          <w:rFonts w:ascii="Times New Roman" w:hAnsi="Times New Roman" w:cs="Times New Roman"/>
        </w:rPr>
        <w:t>de el</w:t>
      </w:r>
      <w:proofErr w:type="spellEnd"/>
      <w:r w:rsidR="0053650C" w:rsidRPr="00FA5CF5">
        <w:rPr>
          <w:rFonts w:ascii="Times New Roman" w:hAnsi="Times New Roman" w:cs="Times New Roman"/>
        </w:rPr>
        <w:t xml:space="preserve"> hay una derrota segura que se encuentra en el rey del universo y creador de todo</w:t>
      </w:r>
    </w:p>
    <w:p w14:paraId="2EE85A4B" w14:textId="7BC3046B" w:rsidR="0053650C" w:rsidRPr="00FA5CF5" w:rsidRDefault="00DE6E43" w:rsidP="00572B2E">
      <w:pPr>
        <w:pStyle w:val="Prrafodelista"/>
        <w:numPr>
          <w:ilvl w:val="0"/>
          <w:numId w:val="2"/>
        </w:numPr>
        <w:rPr>
          <w:rFonts w:ascii="Times New Roman" w:hAnsi="Times New Roman" w:cs="Times New Roman"/>
        </w:rPr>
      </w:pPr>
      <w:r w:rsidRPr="00FA5CF5">
        <w:rPr>
          <w:rFonts w:ascii="Times New Roman" w:hAnsi="Times New Roman" w:cs="Times New Roman"/>
        </w:rPr>
        <w:t xml:space="preserve">Muchas veces es muy tarde cuando finalmente comprendemos la magnitud de nuestros errores </w:t>
      </w:r>
    </w:p>
    <w:p w14:paraId="664630BF" w14:textId="77777777" w:rsidR="00DE6E43" w:rsidRPr="00FA5CF5" w:rsidRDefault="00DE6E43" w:rsidP="00DE6E43">
      <w:pPr>
        <w:pStyle w:val="Prrafodelista"/>
        <w:rPr>
          <w:rFonts w:ascii="Times New Roman" w:hAnsi="Times New Roman" w:cs="Times New Roman"/>
        </w:rPr>
      </w:pPr>
    </w:p>
    <w:p w14:paraId="51C4D880" w14:textId="77777777" w:rsidR="00DE6E43" w:rsidRPr="00FA5CF5" w:rsidRDefault="00DE6E43" w:rsidP="00DE6E43">
      <w:pPr>
        <w:pStyle w:val="Prrafodelista"/>
        <w:rPr>
          <w:rFonts w:ascii="Times New Roman" w:hAnsi="Times New Roman" w:cs="Times New Roman"/>
        </w:rPr>
      </w:pPr>
    </w:p>
    <w:p w14:paraId="64B069C3" w14:textId="77777777" w:rsidR="00DE6E43" w:rsidRPr="00FA5CF5" w:rsidRDefault="00DE6E43" w:rsidP="00DE6E43">
      <w:pPr>
        <w:pStyle w:val="Prrafodelista"/>
        <w:rPr>
          <w:rFonts w:ascii="Times New Roman" w:hAnsi="Times New Roman" w:cs="Times New Roman"/>
        </w:rPr>
      </w:pPr>
    </w:p>
    <w:p w14:paraId="5B3F9E97" w14:textId="77777777" w:rsidR="00DE6E43" w:rsidRDefault="00DE6E43" w:rsidP="00DE6E43">
      <w:pPr>
        <w:pStyle w:val="Prrafodelista"/>
        <w:rPr>
          <w:rFonts w:ascii="Times New Roman" w:hAnsi="Times New Roman" w:cs="Times New Roman"/>
        </w:rPr>
      </w:pPr>
    </w:p>
    <w:p w14:paraId="0F7BB2D1" w14:textId="77777777" w:rsidR="00FA5CF5" w:rsidRDefault="00FA5CF5" w:rsidP="00DE6E43">
      <w:pPr>
        <w:pStyle w:val="Prrafodelista"/>
        <w:rPr>
          <w:rFonts w:ascii="Times New Roman" w:hAnsi="Times New Roman" w:cs="Times New Roman"/>
        </w:rPr>
      </w:pPr>
    </w:p>
    <w:p w14:paraId="4E3AF33E" w14:textId="77777777" w:rsidR="00FA5CF5" w:rsidRDefault="00FA5CF5" w:rsidP="00DE6E43">
      <w:pPr>
        <w:pStyle w:val="Prrafodelista"/>
        <w:rPr>
          <w:rFonts w:ascii="Times New Roman" w:hAnsi="Times New Roman" w:cs="Times New Roman"/>
        </w:rPr>
      </w:pPr>
    </w:p>
    <w:p w14:paraId="7878B41D" w14:textId="77777777" w:rsidR="00FA5CF5" w:rsidRDefault="00FA5CF5" w:rsidP="00DE6E43">
      <w:pPr>
        <w:pStyle w:val="Prrafodelista"/>
        <w:rPr>
          <w:rFonts w:ascii="Times New Roman" w:hAnsi="Times New Roman" w:cs="Times New Roman"/>
        </w:rPr>
      </w:pPr>
    </w:p>
    <w:p w14:paraId="7F415DAB" w14:textId="77777777" w:rsidR="00FA5CF5" w:rsidRDefault="00FA5CF5" w:rsidP="00DE6E43">
      <w:pPr>
        <w:pStyle w:val="Prrafodelista"/>
        <w:rPr>
          <w:rFonts w:ascii="Times New Roman" w:hAnsi="Times New Roman" w:cs="Times New Roman"/>
        </w:rPr>
      </w:pPr>
    </w:p>
    <w:p w14:paraId="41865637" w14:textId="77777777" w:rsidR="00FA5CF5" w:rsidRDefault="00FA5CF5" w:rsidP="00DE6E43">
      <w:pPr>
        <w:pStyle w:val="Prrafodelista"/>
        <w:rPr>
          <w:rFonts w:ascii="Times New Roman" w:hAnsi="Times New Roman" w:cs="Times New Roman"/>
        </w:rPr>
      </w:pPr>
    </w:p>
    <w:p w14:paraId="5BE6DA17" w14:textId="77777777" w:rsidR="00FA5CF5" w:rsidRDefault="00FA5CF5" w:rsidP="00DE6E43">
      <w:pPr>
        <w:pStyle w:val="Prrafodelista"/>
        <w:rPr>
          <w:rFonts w:ascii="Times New Roman" w:hAnsi="Times New Roman" w:cs="Times New Roman"/>
        </w:rPr>
      </w:pPr>
    </w:p>
    <w:p w14:paraId="1BAE50FB" w14:textId="77777777" w:rsidR="00FA5CF5" w:rsidRDefault="00FA5CF5" w:rsidP="00DE6E43">
      <w:pPr>
        <w:pStyle w:val="Prrafodelista"/>
        <w:rPr>
          <w:rFonts w:ascii="Times New Roman" w:hAnsi="Times New Roman" w:cs="Times New Roman"/>
        </w:rPr>
      </w:pPr>
    </w:p>
    <w:p w14:paraId="135F0C5E" w14:textId="77777777" w:rsidR="00FA5CF5" w:rsidRDefault="00FA5CF5" w:rsidP="00DE6E43">
      <w:pPr>
        <w:pStyle w:val="Prrafodelista"/>
        <w:rPr>
          <w:rFonts w:ascii="Times New Roman" w:hAnsi="Times New Roman" w:cs="Times New Roman"/>
        </w:rPr>
      </w:pPr>
    </w:p>
    <w:p w14:paraId="45E6FDA1" w14:textId="77777777" w:rsidR="00FA5CF5" w:rsidRDefault="00FA5CF5" w:rsidP="00DE6E43">
      <w:pPr>
        <w:pStyle w:val="Prrafodelista"/>
        <w:rPr>
          <w:rFonts w:ascii="Times New Roman" w:hAnsi="Times New Roman" w:cs="Times New Roman"/>
        </w:rPr>
      </w:pPr>
    </w:p>
    <w:p w14:paraId="235C7898" w14:textId="77777777" w:rsidR="00FA5CF5" w:rsidRDefault="00FA5CF5" w:rsidP="00DE6E43">
      <w:pPr>
        <w:pStyle w:val="Prrafodelista"/>
        <w:rPr>
          <w:rFonts w:ascii="Times New Roman" w:hAnsi="Times New Roman" w:cs="Times New Roman"/>
        </w:rPr>
      </w:pPr>
    </w:p>
    <w:p w14:paraId="4E474695" w14:textId="77777777" w:rsidR="00FA5CF5" w:rsidRDefault="00FA5CF5" w:rsidP="00DE6E43">
      <w:pPr>
        <w:pStyle w:val="Prrafodelista"/>
        <w:rPr>
          <w:rFonts w:ascii="Times New Roman" w:hAnsi="Times New Roman" w:cs="Times New Roman"/>
        </w:rPr>
      </w:pPr>
    </w:p>
    <w:p w14:paraId="7E036DFF" w14:textId="77777777" w:rsidR="00FA5CF5" w:rsidRDefault="00FA5CF5" w:rsidP="00DE6E43">
      <w:pPr>
        <w:pStyle w:val="Prrafodelista"/>
        <w:rPr>
          <w:rFonts w:ascii="Times New Roman" w:hAnsi="Times New Roman" w:cs="Times New Roman"/>
        </w:rPr>
      </w:pPr>
    </w:p>
    <w:p w14:paraId="60153260" w14:textId="77777777" w:rsidR="00FA5CF5" w:rsidRDefault="00FA5CF5" w:rsidP="00DE6E43">
      <w:pPr>
        <w:pStyle w:val="Prrafodelista"/>
        <w:rPr>
          <w:rFonts w:ascii="Times New Roman" w:hAnsi="Times New Roman" w:cs="Times New Roman"/>
        </w:rPr>
      </w:pPr>
    </w:p>
    <w:p w14:paraId="6318F0F0" w14:textId="77777777" w:rsidR="00FA5CF5" w:rsidRDefault="00FA5CF5" w:rsidP="00DE6E43">
      <w:pPr>
        <w:pStyle w:val="Prrafodelista"/>
        <w:rPr>
          <w:rFonts w:ascii="Times New Roman" w:hAnsi="Times New Roman" w:cs="Times New Roman"/>
        </w:rPr>
      </w:pPr>
    </w:p>
    <w:p w14:paraId="025D9DAD" w14:textId="77777777" w:rsidR="00FA5CF5" w:rsidRDefault="00FA5CF5" w:rsidP="00DE6E43">
      <w:pPr>
        <w:pStyle w:val="Prrafodelista"/>
        <w:rPr>
          <w:rFonts w:ascii="Times New Roman" w:hAnsi="Times New Roman" w:cs="Times New Roman"/>
        </w:rPr>
      </w:pPr>
    </w:p>
    <w:p w14:paraId="4F75C4E3" w14:textId="77777777" w:rsidR="00FA5CF5" w:rsidRPr="00FA5CF5" w:rsidRDefault="00FA5CF5" w:rsidP="00DE6E43">
      <w:pPr>
        <w:pStyle w:val="Prrafodelista"/>
        <w:rPr>
          <w:rFonts w:ascii="Times New Roman" w:hAnsi="Times New Roman" w:cs="Times New Roman"/>
        </w:rPr>
      </w:pPr>
    </w:p>
    <w:p w14:paraId="39416407" w14:textId="77777777" w:rsidR="00DE6E43" w:rsidRPr="00FA5CF5" w:rsidRDefault="00DE6E43" w:rsidP="00DE6E43">
      <w:pPr>
        <w:pStyle w:val="Prrafodelista"/>
        <w:rPr>
          <w:rFonts w:ascii="Times New Roman" w:hAnsi="Times New Roman" w:cs="Times New Roman"/>
        </w:rPr>
      </w:pPr>
    </w:p>
    <w:p w14:paraId="604E31E9" w14:textId="0ADBBFA9" w:rsidR="00DE6E43" w:rsidRPr="00FA5CF5" w:rsidRDefault="00DE6E43" w:rsidP="00DE6E43">
      <w:pPr>
        <w:pStyle w:val="Prrafodelista"/>
        <w:rPr>
          <w:rFonts w:ascii="Times New Roman" w:hAnsi="Times New Roman" w:cs="Times New Roman"/>
        </w:rPr>
      </w:pPr>
      <w:r w:rsidRPr="00FA5CF5">
        <w:rPr>
          <w:rFonts w:ascii="Times New Roman" w:hAnsi="Times New Roman" w:cs="Times New Roman"/>
        </w:rPr>
        <w:t xml:space="preserve">                      </w:t>
      </w:r>
      <w:proofErr w:type="spellStart"/>
      <w:r w:rsidRPr="00FA5CF5">
        <w:rPr>
          <w:rFonts w:ascii="Times New Roman" w:hAnsi="Times New Roman" w:cs="Times New Roman"/>
        </w:rPr>
        <w:t>Capitulo</w:t>
      </w:r>
      <w:proofErr w:type="spellEnd"/>
      <w:r w:rsidRPr="00FA5CF5">
        <w:rPr>
          <w:rFonts w:ascii="Times New Roman" w:hAnsi="Times New Roman" w:cs="Times New Roman"/>
        </w:rPr>
        <w:t xml:space="preserve"> 5: </w:t>
      </w:r>
      <w:r w:rsidR="00AD5150" w:rsidRPr="00FA5CF5">
        <w:rPr>
          <w:rFonts w:ascii="Times New Roman" w:hAnsi="Times New Roman" w:cs="Times New Roman"/>
        </w:rPr>
        <w:t>Caín</w:t>
      </w:r>
      <w:r w:rsidRPr="00FA5CF5">
        <w:rPr>
          <w:rFonts w:ascii="Times New Roman" w:hAnsi="Times New Roman" w:cs="Times New Roman"/>
        </w:rPr>
        <w:t xml:space="preserve"> y Abel probados </w:t>
      </w:r>
    </w:p>
    <w:p w14:paraId="134E9D7E" w14:textId="4A6FD92B" w:rsidR="00DE6E43" w:rsidRPr="00FA5CF5" w:rsidRDefault="00DE6E43" w:rsidP="00DE6E43">
      <w:pPr>
        <w:pStyle w:val="Prrafodelista"/>
        <w:rPr>
          <w:rFonts w:ascii="Times New Roman" w:hAnsi="Times New Roman" w:cs="Times New Roman"/>
        </w:rPr>
      </w:pPr>
      <w:r w:rsidRPr="00FA5CF5">
        <w:rPr>
          <w:rFonts w:ascii="Times New Roman" w:hAnsi="Times New Roman" w:cs="Times New Roman"/>
        </w:rPr>
        <w:t xml:space="preserve">                                          Resumen </w:t>
      </w:r>
    </w:p>
    <w:p w14:paraId="38C7F1DF" w14:textId="77777777" w:rsidR="00DE6E43" w:rsidRPr="00FA5CF5" w:rsidRDefault="00DE6E43" w:rsidP="00DE6E43">
      <w:pPr>
        <w:pStyle w:val="Prrafodelista"/>
        <w:rPr>
          <w:rFonts w:ascii="Times New Roman" w:hAnsi="Times New Roman" w:cs="Times New Roman"/>
        </w:rPr>
      </w:pPr>
    </w:p>
    <w:p w14:paraId="567112BC" w14:textId="3AFF28A0" w:rsidR="00DE6E43" w:rsidRPr="00FA5CF5" w:rsidRDefault="00DE6E43" w:rsidP="00DE6E43">
      <w:pPr>
        <w:pStyle w:val="Prrafodelista"/>
        <w:rPr>
          <w:rFonts w:ascii="Times New Roman" w:hAnsi="Times New Roman" w:cs="Times New Roman"/>
        </w:rPr>
      </w:pPr>
      <w:r w:rsidRPr="00FA5CF5">
        <w:rPr>
          <w:rFonts w:ascii="Times New Roman" w:hAnsi="Times New Roman" w:cs="Times New Roman"/>
        </w:rPr>
        <w:t xml:space="preserve">Contenido principal </w:t>
      </w:r>
    </w:p>
    <w:p w14:paraId="75B18648" w14:textId="77777777" w:rsidR="00F2171A" w:rsidRPr="00FA5CF5" w:rsidRDefault="00F2171A" w:rsidP="00DE6E43">
      <w:pPr>
        <w:pStyle w:val="Prrafodelista"/>
        <w:rPr>
          <w:rFonts w:ascii="Times New Roman" w:hAnsi="Times New Roman" w:cs="Times New Roman"/>
        </w:rPr>
      </w:pPr>
    </w:p>
    <w:p w14:paraId="7B07B5C9" w14:textId="35A64C92" w:rsidR="00DE6E43" w:rsidRPr="00FA5CF5" w:rsidRDefault="00230AA1" w:rsidP="00DE6E43">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diferencia de carácter entre </w:t>
      </w:r>
      <w:r w:rsidR="002E0F44" w:rsidRPr="00FA5CF5">
        <w:rPr>
          <w:rFonts w:ascii="Times New Roman" w:hAnsi="Times New Roman" w:cs="Times New Roman"/>
        </w:rPr>
        <w:t>Caín</w:t>
      </w:r>
      <w:r w:rsidRPr="00FA5CF5">
        <w:rPr>
          <w:rFonts w:ascii="Times New Roman" w:hAnsi="Times New Roman" w:cs="Times New Roman"/>
        </w:rPr>
        <w:t xml:space="preserve"> y Abel </w:t>
      </w:r>
    </w:p>
    <w:p w14:paraId="4B96DE7F" w14:textId="4797C175" w:rsidR="00230AA1" w:rsidRPr="00FA5CF5" w:rsidRDefault="00230AA1" w:rsidP="00DE6E43">
      <w:pPr>
        <w:pStyle w:val="Prrafodelista"/>
        <w:numPr>
          <w:ilvl w:val="0"/>
          <w:numId w:val="2"/>
        </w:numPr>
        <w:rPr>
          <w:rFonts w:ascii="Times New Roman" w:hAnsi="Times New Roman" w:cs="Times New Roman"/>
        </w:rPr>
      </w:pPr>
      <w:r w:rsidRPr="00FA5CF5">
        <w:rPr>
          <w:rFonts w:ascii="Times New Roman" w:hAnsi="Times New Roman" w:cs="Times New Roman"/>
        </w:rPr>
        <w:t>Las ofrendas y su</w:t>
      </w:r>
      <w:r w:rsidR="004D1BAD" w:rsidRPr="00FA5CF5">
        <w:rPr>
          <w:rFonts w:ascii="Times New Roman" w:hAnsi="Times New Roman" w:cs="Times New Roman"/>
        </w:rPr>
        <w:t>s medidas</w:t>
      </w:r>
      <w:r w:rsidR="00EE243E" w:rsidRPr="00FA5CF5">
        <w:rPr>
          <w:rFonts w:ascii="Times New Roman" w:hAnsi="Times New Roman" w:cs="Times New Roman"/>
        </w:rPr>
        <w:t xml:space="preserve"> para ser aceptadas delante de Dios </w:t>
      </w:r>
    </w:p>
    <w:p w14:paraId="3883AB6C" w14:textId="3162CE65" w:rsidR="00EE243E" w:rsidRPr="00FA5CF5" w:rsidRDefault="00CE6C38" w:rsidP="00DE6E43">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gran conflicto siendo mostrado en cada aspecto de la humanidad </w:t>
      </w:r>
    </w:p>
    <w:p w14:paraId="06F0167C" w14:textId="77777777" w:rsidR="00CE6C38" w:rsidRPr="00FA5CF5" w:rsidRDefault="00CE6C38" w:rsidP="00CE6C38">
      <w:pPr>
        <w:pStyle w:val="Prrafodelista"/>
        <w:rPr>
          <w:rFonts w:ascii="Times New Roman" w:hAnsi="Times New Roman" w:cs="Times New Roman"/>
        </w:rPr>
      </w:pPr>
    </w:p>
    <w:p w14:paraId="39DB9299" w14:textId="26F5D960" w:rsidR="00CE6C38" w:rsidRPr="00FA5CF5" w:rsidRDefault="00CE6C38" w:rsidP="00CE6C38">
      <w:pPr>
        <w:pStyle w:val="Prrafodelista"/>
        <w:rPr>
          <w:rFonts w:ascii="Times New Roman" w:hAnsi="Times New Roman" w:cs="Times New Roman"/>
        </w:rPr>
      </w:pPr>
      <w:r w:rsidRPr="00FA5CF5">
        <w:rPr>
          <w:rFonts w:ascii="Times New Roman" w:hAnsi="Times New Roman" w:cs="Times New Roman"/>
        </w:rPr>
        <w:t xml:space="preserve">Ideas principales </w:t>
      </w:r>
    </w:p>
    <w:p w14:paraId="6C95588B" w14:textId="77777777" w:rsidR="00F2171A" w:rsidRPr="00FA5CF5" w:rsidRDefault="00F2171A" w:rsidP="00CE6C38">
      <w:pPr>
        <w:pStyle w:val="Prrafodelista"/>
        <w:rPr>
          <w:rFonts w:ascii="Times New Roman" w:hAnsi="Times New Roman" w:cs="Times New Roman"/>
        </w:rPr>
      </w:pPr>
    </w:p>
    <w:p w14:paraId="78ED47CE" w14:textId="41D766AA" w:rsidR="00CE6C38" w:rsidRPr="00FA5CF5" w:rsidRDefault="00CE6C38" w:rsidP="00CE6C38">
      <w:pPr>
        <w:pStyle w:val="Prrafodelista"/>
        <w:numPr>
          <w:ilvl w:val="0"/>
          <w:numId w:val="2"/>
        </w:numPr>
        <w:rPr>
          <w:rFonts w:ascii="Times New Roman" w:hAnsi="Times New Roman" w:cs="Times New Roman"/>
        </w:rPr>
      </w:pPr>
      <w:r w:rsidRPr="00FA5CF5">
        <w:rPr>
          <w:rFonts w:ascii="Times New Roman" w:hAnsi="Times New Roman" w:cs="Times New Roman"/>
        </w:rPr>
        <w:t xml:space="preserve">Victorias aparentes de satanás </w:t>
      </w:r>
    </w:p>
    <w:p w14:paraId="789B9599" w14:textId="0F7CCA00" w:rsidR="00CE6C38" w:rsidRPr="00FA5CF5" w:rsidRDefault="000408CF" w:rsidP="00CE6C38">
      <w:pPr>
        <w:pStyle w:val="Prrafodelista"/>
        <w:numPr>
          <w:ilvl w:val="0"/>
          <w:numId w:val="2"/>
        </w:numPr>
        <w:rPr>
          <w:rFonts w:ascii="Times New Roman" w:hAnsi="Times New Roman" w:cs="Times New Roman"/>
        </w:rPr>
      </w:pPr>
      <w:r w:rsidRPr="00FA5CF5">
        <w:rPr>
          <w:rFonts w:ascii="Times New Roman" w:hAnsi="Times New Roman" w:cs="Times New Roman"/>
        </w:rPr>
        <w:t>Caín</w:t>
      </w:r>
      <w:r w:rsidR="00342AB4" w:rsidRPr="00FA5CF5">
        <w:rPr>
          <w:rFonts w:ascii="Times New Roman" w:hAnsi="Times New Roman" w:cs="Times New Roman"/>
        </w:rPr>
        <w:t xml:space="preserve"> y su carácter de </w:t>
      </w:r>
      <w:r w:rsidR="00B8396E" w:rsidRPr="00FA5CF5">
        <w:rPr>
          <w:rFonts w:ascii="Times New Roman" w:hAnsi="Times New Roman" w:cs="Times New Roman"/>
        </w:rPr>
        <w:t>rebeldía,</w:t>
      </w:r>
      <w:r w:rsidR="00342AB4" w:rsidRPr="00FA5CF5">
        <w:rPr>
          <w:rFonts w:ascii="Times New Roman" w:hAnsi="Times New Roman" w:cs="Times New Roman"/>
        </w:rPr>
        <w:t xml:space="preserve"> su terquedad ante la petición de Dios y un llamado a las consecuencias de hacer lo que creemos que es correcto </w:t>
      </w:r>
    </w:p>
    <w:p w14:paraId="02FAA383" w14:textId="27AF1A71" w:rsidR="00342AB4" w:rsidRPr="00FA5CF5" w:rsidRDefault="00F2171A" w:rsidP="00CE6C38">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mostrando sus principios </w:t>
      </w:r>
    </w:p>
    <w:p w14:paraId="30C94344" w14:textId="77777777" w:rsidR="00F2171A" w:rsidRPr="00FA5CF5" w:rsidRDefault="00F2171A" w:rsidP="00F2171A">
      <w:pPr>
        <w:pStyle w:val="Prrafodelista"/>
        <w:rPr>
          <w:rFonts w:ascii="Times New Roman" w:hAnsi="Times New Roman" w:cs="Times New Roman"/>
        </w:rPr>
      </w:pPr>
    </w:p>
    <w:p w14:paraId="3E6AAF53" w14:textId="6FB1B602" w:rsidR="00F2171A" w:rsidRPr="00FA5CF5" w:rsidRDefault="00F2171A" w:rsidP="00F2171A">
      <w:pPr>
        <w:pStyle w:val="Prrafodelista"/>
        <w:rPr>
          <w:rFonts w:ascii="Times New Roman" w:hAnsi="Times New Roman" w:cs="Times New Roman"/>
        </w:rPr>
      </w:pPr>
      <w:r w:rsidRPr="00FA5CF5">
        <w:rPr>
          <w:rFonts w:ascii="Times New Roman" w:hAnsi="Times New Roman" w:cs="Times New Roman"/>
        </w:rPr>
        <w:t xml:space="preserve">Ideas secundarias </w:t>
      </w:r>
    </w:p>
    <w:p w14:paraId="25BC7104" w14:textId="77777777" w:rsidR="00F2171A" w:rsidRPr="00FA5CF5" w:rsidRDefault="00F2171A" w:rsidP="00F2171A">
      <w:pPr>
        <w:pStyle w:val="Prrafodelista"/>
        <w:rPr>
          <w:rFonts w:ascii="Times New Roman" w:hAnsi="Times New Roman" w:cs="Times New Roman"/>
        </w:rPr>
      </w:pPr>
    </w:p>
    <w:p w14:paraId="1832FE36" w14:textId="3FC9DD28" w:rsidR="00F2171A" w:rsidRPr="00FA5CF5" w:rsidRDefault="00F83864" w:rsidP="00F2171A">
      <w:pPr>
        <w:pStyle w:val="Prrafodelista"/>
        <w:numPr>
          <w:ilvl w:val="0"/>
          <w:numId w:val="2"/>
        </w:numPr>
        <w:rPr>
          <w:rFonts w:ascii="Times New Roman" w:hAnsi="Times New Roman" w:cs="Times New Roman"/>
        </w:rPr>
      </w:pPr>
      <w:r w:rsidRPr="00FA5CF5">
        <w:rPr>
          <w:rFonts w:ascii="Times New Roman" w:hAnsi="Times New Roman" w:cs="Times New Roman"/>
        </w:rPr>
        <w:t xml:space="preserve"> </w:t>
      </w:r>
      <w:r w:rsidR="00B7123E" w:rsidRPr="00FA5CF5">
        <w:rPr>
          <w:rFonts w:ascii="Times New Roman" w:hAnsi="Times New Roman" w:cs="Times New Roman"/>
        </w:rPr>
        <w:t>N</w:t>
      </w:r>
      <w:r w:rsidR="00476F28" w:rsidRPr="00FA5CF5">
        <w:rPr>
          <w:rFonts w:ascii="Times New Roman" w:hAnsi="Times New Roman" w:cs="Times New Roman"/>
        </w:rPr>
        <w:t>ues</w:t>
      </w:r>
      <w:r w:rsidR="00B7123E" w:rsidRPr="00FA5CF5">
        <w:rPr>
          <w:rFonts w:ascii="Times New Roman" w:hAnsi="Times New Roman" w:cs="Times New Roman"/>
        </w:rPr>
        <w:t xml:space="preserve">tra perspectiva al ser humana y </w:t>
      </w:r>
      <w:proofErr w:type="gramStart"/>
      <w:r w:rsidR="00B7123E" w:rsidRPr="00FA5CF5">
        <w:rPr>
          <w:rFonts w:ascii="Times New Roman" w:hAnsi="Times New Roman" w:cs="Times New Roman"/>
        </w:rPr>
        <w:t>pecadora ,</w:t>
      </w:r>
      <w:proofErr w:type="gramEnd"/>
      <w:r w:rsidR="00B7123E" w:rsidRPr="00FA5CF5">
        <w:rPr>
          <w:rFonts w:ascii="Times New Roman" w:hAnsi="Times New Roman" w:cs="Times New Roman"/>
        </w:rPr>
        <w:t xml:space="preserve"> tiende a ser </w:t>
      </w:r>
      <w:proofErr w:type="gramStart"/>
      <w:r w:rsidR="00145640" w:rsidRPr="00FA5CF5">
        <w:rPr>
          <w:rFonts w:ascii="Times New Roman" w:hAnsi="Times New Roman" w:cs="Times New Roman"/>
        </w:rPr>
        <w:t>errada ,</w:t>
      </w:r>
      <w:proofErr w:type="gramEnd"/>
      <w:r w:rsidR="00145640" w:rsidRPr="00FA5CF5">
        <w:rPr>
          <w:rFonts w:ascii="Times New Roman" w:hAnsi="Times New Roman" w:cs="Times New Roman"/>
        </w:rPr>
        <w:t xml:space="preserve"> muchas veces pensamos presentar </w:t>
      </w:r>
      <w:r w:rsidR="00BA1F6F" w:rsidRPr="00FA5CF5">
        <w:rPr>
          <w:rFonts w:ascii="Times New Roman" w:hAnsi="Times New Roman" w:cs="Times New Roman"/>
        </w:rPr>
        <w:t xml:space="preserve">lo </w:t>
      </w:r>
      <w:proofErr w:type="gramStart"/>
      <w:r w:rsidR="00BA1F6F" w:rsidRPr="00FA5CF5">
        <w:rPr>
          <w:rFonts w:ascii="Times New Roman" w:hAnsi="Times New Roman" w:cs="Times New Roman"/>
        </w:rPr>
        <w:t>mejor ,</w:t>
      </w:r>
      <w:proofErr w:type="gramEnd"/>
      <w:r w:rsidR="00BA1F6F" w:rsidRPr="00FA5CF5">
        <w:rPr>
          <w:rFonts w:ascii="Times New Roman" w:hAnsi="Times New Roman" w:cs="Times New Roman"/>
        </w:rPr>
        <w:t xml:space="preserve"> pero no es exactamente lo que Dios nos pide </w:t>
      </w:r>
    </w:p>
    <w:p w14:paraId="01304C64" w14:textId="00908BF8" w:rsidR="00BA1F6F" w:rsidRPr="00FA5CF5" w:rsidRDefault="00B31FB5" w:rsidP="00F2171A">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pecado inunda el </w:t>
      </w:r>
      <w:proofErr w:type="spellStart"/>
      <w:r w:rsidRPr="00FA5CF5">
        <w:rPr>
          <w:rFonts w:ascii="Times New Roman" w:hAnsi="Times New Roman" w:cs="Times New Roman"/>
        </w:rPr>
        <w:t>corazon</w:t>
      </w:r>
      <w:proofErr w:type="spellEnd"/>
      <w:r w:rsidRPr="00FA5CF5">
        <w:rPr>
          <w:rFonts w:ascii="Times New Roman" w:hAnsi="Times New Roman" w:cs="Times New Roman"/>
        </w:rPr>
        <w:t xml:space="preserve"> y puede tener horribles consecuencias para </w:t>
      </w:r>
      <w:r w:rsidR="00C36ACF" w:rsidRPr="00FA5CF5">
        <w:rPr>
          <w:rFonts w:ascii="Times New Roman" w:hAnsi="Times New Roman" w:cs="Times New Roman"/>
        </w:rPr>
        <w:t xml:space="preserve">nosotros y aun para nuestras familias </w:t>
      </w:r>
    </w:p>
    <w:p w14:paraId="4049BD4A" w14:textId="58A3E9AA" w:rsidR="00C36ACF" w:rsidRPr="00FA5CF5" w:rsidRDefault="00901BA4" w:rsidP="00F2171A">
      <w:pPr>
        <w:pStyle w:val="Prrafodelista"/>
        <w:numPr>
          <w:ilvl w:val="0"/>
          <w:numId w:val="2"/>
        </w:numPr>
        <w:rPr>
          <w:rFonts w:ascii="Times New Roman" w:hAnsi="Times New Roman" w:cs="Times New Roman"/>
        </w:rPr>
      </w:pPr>
      <w:r w:rsidRPr="00FA5CF5">
        <w:rPr>
          <w:rFonts w:ascii="Times New Roman" w:hAnsi="Times New Roman" w:cs="Times New Roman"/>
        </w:rPr>
        <w:t xml:space="preserve">Dios una vez </w:t>
      </w:r>
      <w:proofErr w:type="spellStart"/>
      <w:r w:rsidRPr="00FA5CF5">
        <w:rPr>
          <w:rFonts w:ascii="Times New Roman" w:hAnsi="Times New Roman" w:cs="Times New Roman"/>
        </w:rPr>
        <w:t>mas</w:t>
      </w:r>
      <w:proofErr w:type="spellEnd"/>
      <w:r w:rsidRPr="00FA5CF5">
        <w:rPr>
          <w:rFonts w:ascii="Times New Roman" w:hAnsi="Times New Roman" w:cs="Times New Roman"/>
        </w:rPr>
        <w:t xml:space="preserve"> mostrando su </w:t>
      </w:r>
      <w:proofErr w:type="gramStart"/>
      <w:r w:rsidRPr="00FA5CF5">
        <w:rPr>
          <w:rFonts w:ascii="Times New Roman" w:hAnsi="Times New Roman" w:cs="Times New Roman"/>
        </w:rPr>
        <w:t>amor ,</w:t>
      </w:r>
      <w:proofErr w:type="gramEnd"/>
      <w:r w:rsidRPr="00FA5CF5">
        <w:rPr>
          <w:rFonts w:ascii="Times New Roman" w:hAnsi="Times New Roman" w:cs="Times New Roman"/>
        </w:rPr>
        <w:t xml:space="preserve"> al perdonar a un pecador (asesino en este caso)</w:t>
      </w:r>
    </w:p>
    <w:p w14:paraId="1EF88AA4" w14:textId="77777777" w:rsidR="00901BA4" w:rsidRPr="00FA5CF5" w:rsidRDefault="00901BA4" w:rsidP="00901BA4">
      <w:pPr>
        <w:rPr>
          <w:rFonts w:ascii="Times New Roman" w:hAnsi="Times New Roman" w:cs="Times New Roman"/>
        </w:rPr>
      </w:pPr>
    </w:p>
    <w:p w14:paraId="40CDCE6D" w14:textId="77777777" w:rsidR="00901BA4" w:rsidRPr="00FA5CF5" w:rsidRDefault="00901BA4" w:rsidP="00901BA4">
      <w:pPr>
        <w:rPr>
          <w:rFonts w:ascii="Times New Roman" w:hAnsi="Times New Roman" w:cs="Times New Roman"/>
        </w:rPr>
      </w:pPr>
    </w:p>
    <w:p w14:paraId="4F4740E2" w14:textId="77777777" w:rsidR="00901BA4" w:rsidRPr="00FA5CF5" w:rsidRDefault="00901BA4" w:rsidP="00901BA4">
      <w:pPr>
        <w:rPr>
          <w:rFonts w:ascii="Times New Roman" w:hAnsi="Times New Roman" w:cs="Times New Roman"/>
        </w:rPr>
      </w:pPr>
    </w:p>
    <w:p w14:paraId="17B12AD2" w14:textId="05B6C420" w:rsidR="006370FD" w:rsidRPr="00FA5CF5" w:rsidRDefault="006370FD" w:rsidP="006370FD">
      <w:pPr>
        <w:rPr>
          <w:rFonts w:ascii="Times New Roman" w:hAnsi="Times New Roman" w:cs="Times New Roman"/>
        </w:rPr>
      </w:pPr>
      <w:r w:rsidRPr="00FA5CF5">
        <w:rPr>
          <w:rFonts w:ascii="Times New Roman" w:hAnsi="Times New Roman" w:cs="Times New Roman"/>
        </w:rPr>
        <w:t>Argumentos</w:t>
      </w:r>
    </w:p>
    <w:p w14:paraId="0CF679A5" w14:textId="6CD8AD40" w:rsidR="00BA1F6F" w:rsidRPr="00FA5CF5" w:rsidRDefault="003C0FDC" w:rsidP="00BA1F6F">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diferencia de carácter entre </w:t>
      </w:r>
      <w:r w:rsidR="00BF40E2" w:rsidRPr="00FA5CF5">
        <w:rPr>
          <w:rFonts w:ascii="Times New Roman" w:hAnsi="Times New Roman" w:cs="Times New Roman"/>
        </w:rPr>
        <w:t>Caín</w:t>
      </w:r>
      <w:r w:rsidRPr="00FA5CF5">
        <w:rPr>
          <w:rFonts w:ascii="Times New Roman" w:hAnsi="Times New Roman" w:cs="Times New Roman"/>
        </w:rPr>
        <w:t xml:space="preserve"> y </w:t>
      </w:r>
      <w:r w:rsidR="00BF40E2" w:rsidRPr="00FA5CF5">
        <w:rPr>
          <w:rFonts w:ascii="Times New Roman" w:hAnsi="Times New Roman" w:cs="Times New Roman"/>
        </w:rPr>
        <w:t xml:space="preserve">Abel </w:t>
      </w:r>
      <w:r w:rsidRPr="00FA5CF5">
        <w:rPr>
          <w:rFonts w:ascii="Times New Roman" w:hAnsi="Times New Roman" w:cs="Times New Roman"/>
        </w:rPr>
        <w:t>era una pequeña muestra del gran conflicto, como continuamente el pecado estaría en contra del bien</w:t>
      </w:r>
      <w:r w:rsidR="00BF40E2" w:rsidRPr="00FA5CF5">
        <w:rPr>
          <w:rFonts w:ascii="Times New Roman" w:hAnsi="Times New Roman" w:cs="Times New Roman"/>
        </w:rPr>
        <w:t>.</w:t>
      </w:r>
      <w:r w:rsidR="002520D5" w:rsidRPr="00FA5CF5">
        <w:rPr>
          <w:rFonts w:ascii="Times New Roman" w:hAnsi="Times New Roman" w:cs="Times New Roman"/>
        </w:rPr>
        <w:t xml:space="preserve"> muchas ocasiones parecería que este mismo acabaría con el bien, pero finalmente se </w:t>
      </w:r>
      <w:r w:rsidR="00BF40E2" w:rsidRPr="00FA5CF5">
        <w:rPr>
          <w:rFonts w:ascii="Times New Roman" w:hAnsi="Times New Roman" w:cs="Times New Roman"/>
        </w:rPr>
        <w:t>mostraría</w:t>
      </w:r>
      <w:r w:rsidR="002520D5" w:rsidRPr="00FA5CF5">
        <w:rPr>
          <w:rFonts w:ascii="Times New Roman" w:hAnsi="Times New Roman" w:cs="Times New Roman"/>
        </w:rPr>
        <w:t xml:space="preserve"> que la supremacía solamente </w:t>
      </w:r>
      <w:proofErr w:type="spellStart"/>
      <w:r w:rsidR="002520D5" w:rsidRPr="00FA5CF5">
        <w:rPr>
          <w:rFonts w:ascii="Times New Roman" w:hAnsi="Times New Roman" w:cs="Times New Roman"/>
        </w:rPr>
        <w:t>esta</w:t>
      </w:r>
      <w:proofErr w:type="spellEnd"/>
      <w:r w:rsidR="002520D5" w:rsidRPr="00FA5CF5">
        <w:rPr>
          <w:rFonts w:ascii="Times New Roman" w:hAnsi="Times New Roman" w:cs="Times New Roman"/>
        </w:rPr>
        <w:t xml:space="preserve"> en Dios </w:t>
      </w:r>
      <w:r w:rsidR="00DF79FB" w:rsidRPr="00FA5CF5">
        <w:rPr>
          <w:rFonts w:ascii="Times New Roman" w:hAnsi="Times New Roman" w:cs="Times New Roman"/>
        </w:rPr>
        <w:t xml:space="preserve">por eso </w:t>
      </w:r>
      <w:r w:rsidR="00BF40E2" w:rsidRPr="00FA5CF5">
        <w:rPr>
          <w:rFonts w:ascii="Times New Roman" w:hAnsi="Times New Roman" w:cs="Times New Roman"/>
        </w:rPr>
        <w:t>dice:</w:t>
      </w:r>
      <w:r w:rsidR="00DF79FB" w:rsidRPr="00FA5CF5">
        <w:rPr>
          <w:rFonts w:ascii="Times New Roman" w:hAnsi="Times New Roman" w:cs="Times New Roman"/>
        </w:rPr>
        <w:t xml:space="preserve"> </w:t>
      </w:r>
    </w:p>
    <w:p w14:paraId="249AD5DF" w14:textId="4F7B5A0C" w:rsidR="002520D5" w:rsidRPr="00FA5CF5" w:rsidRDefault="002520D5" w:rsidP="002520D5">
      <w:pPr>
        <w:pStyle w:val="Prrafodelista"/>
        <w:rPr>
          <w:rFonts w:ascii="Times New Roman" w:hAnsi="Times New Roman" w:cs="Times New Roman"/>
        </w:rPr>
      </w:pPr>
      <w:r w:rsidRPr="00FA5CF5">
        <w:rPr>
          <w:rFonts w:ascii="Times New Roman" w:hAnsi="Times New Roman" w:cs="Times New Roman"/>
        </w:rPr>
        <w:t>“Caín y Abel, los hijos de Adán, eran muy distintos en carácter. Abel poseía un espíritu de lealtad hacia Dios; veía justicia y misericordia en el trato del Creador hacia la raza caída, y aceptaba lleno de agradecimiento la esperanza de la redención. Pero Caín abrigaba sentimientos de rebelión y murmuraba contra Dios, a causa de la maldición pronunciada sobre la tierra y sobre la raza humana por el pecado de Adán. Permitió que su mente se encauzara en la misma dirección que los pensamientos que hicieron caer a Satanás, quien había alentado el deseo de exaltarse y puesto en tela de juicio la justicia y autoridad divinas”</w:t>
      </w:r>
    </w:p>
    <w:p w14:paraId="74DF7075" w14:textId="09AD3FBD" w:rsidR="00BA1F6F" w:rsidRPr="00FA5CF5" w:rsidRDefault="00DF79FB" w:rsidP="00BA1F6F">
      <w:pPr>
        <w:pStyle w:val="Prrafodelista"/>
        <w:numPr>
          <w:ilvl w:val="0"/>
          <w:numId w:val="2"/>
        </w:numPr>
        <w:rPr>
          <w:rFonts w:ascii="Times New Roman" w:hAnsi="Times New Roman" w:cs="Times New Roman"/>
        </w:rPr>
      </w:pPr>
      <w:r w:rsidRPr="00FA5CF5">
        <w:rPr>
          <w:rFonts w:ascii="Times New Roman" w:hAnsi="Times New Roman" w:cs="Times New Roman"/>
        </w:rPr>
        <w:t xml:space="preserve">No fueron juzgados mediante preceptos que no conocían, a ellos fue presentado lo que </w:t>
      </w:r>
      <w:r w:rsidR="00C32262" w:rsidRPr="00FA5CF5">
        <w:rPr>
          <w:rFonts w:ascii="Times New Roman" w:hAnsi="Times New Roman" w:cs="Times New Roman"/>
        </w:rPr>
        <w:t>debían</w:t>
      </w:r>
      <w:r w:rsidRPr="00FA5CF5">
        <w:rPr>
          <w:rFonts w:ascii="Times New Roman" w:hAnsi="Times New Roman" w:cs="Times New Roman"/>
        </w:rPr>
        <w:t xml:space="preserve"> hacer para agradar a </w:t>
      </w:r>
      <w:proofErr w:type="gramStart"/>
      <w:r w:rsidRPr="00FA5CF5">
        <w:rPr>
          <w:rFonts w:ascii="Times New Roman" w:hAnsi="Times New Roman" w:cs="Times New Roman"/>
        </w:rPr>
        <w:t>Dios ,</w:t>
      </w:r>
      <w:proofErr w:type="gramEnd"/>
      <w:r w:rsidRPr="00FA5CF5">
        <w:rPr>
          <w:rFonts w:ascii="Times New Roman" w:hAnsi="Times New Roman" w:cs="Times New Roman"/>
        </w:rPr>
        <w:t xml:space="preserve"> la actitud de cada uno fue mediante su propio juicio y </w:t>
      </w:r>
      <w:proofErr w:type="spellStart"/>
      <w:r w:rsidRPr="00FA5CF5">
        <w:rPr>
          <w:rFonts w:ascii="Times New Roman" w:hAnsi="Times New Roman" w:cs="Times New Roman"/>
        </w:rPr>
        <w:t>obedicencia</w:t>
      </w:r>
      <w:proofErr w:type="spellEnd"/>
      <w:r w:rsidRPr="00FA5CF5">
        <w:rPr>
          <w:rFonts w:ascii="Times New Roman" w:hAnsi="Times New Roman" w:cs="Times New Roman"/>
        </w:rPr>
        <w:t xml:space="preserve"> porque “. Sabían que mediante esas ofrendas podían expresar su fe en el Salvador a quien estas representaban, y al mismo tiempo reconocer su completa dependencia de él para obtener perdón; y sabían </w:t>
      </w:r>
      <w:proofErr w:type="gramStart"/>
      <w:r w:rsidRPr="00FA5CF5">
        <w:rPr>
          <w:rFonts w:ascii="Times New Roman" w:hAnsi="Times New Roman" w:cs="Times New Roman"/>
        </w:rPr>
        <w:t>que</w:t>
      </w:r>
      <w:proofErr w:type="gramEnd"/>
      <w:r w:rsidRPr="00FA5CF5">
        <w:rPr>
          <w:rFonts w:ascii="Times New Roman" w:hAnsi="Times New Roman" w:cs="Times New Roman"/>
        </w:rPr>
        <w:t xml:space="preserve"> sometiéndose así al plan divino para su redención, demostraban su obediencia a la voluntad de Dios”</w:t>
      </w:r>
    </w:p>
    <w:p w14:paraId="7B71C2E2" w14:textId="6EB8C9B9" w:rsidR="00BA1F6F" w:rsidRPr="00FA5CF5" w:rsidRDefault="00CD4AAD" w:rsidP="00BA1F6F">
      <w:pPr>
        <w:pStyle w:val="Prrafodelista"/>
        <w:numPr>
          <w:ilvl w:val="0"/>
          <w:numId w:val="2"/>
        </w:numPr>
        <w:rPr>
          <w:rFonts w:ascii="Times New Roman" w:hAnsi="Times New Roman" w:cs="Times New Roman"/>
        </w:rPr>
      </w:pPr>
      <w:r w:rsidRPr="00FA5CF5">
        <w:rPr>
          <w:rFonts w:ascii="Times New Roman" w:hAnsi="Times New Roman" w:cs="Times New Roman"/>
        </w:rPr>
        <w:t xml:space="preserve">Constantemente satanás trata de convencer a los demás de que su activa rebeldía tiene todos los </w:t>
      </w:r>
      <w:proofErr w:type="gramStart"/>
      <w:r w:rsidRPr="00FA5CF5">
        <w:rPr>
          <w:rFonts w:ascii="Times New Roman" w:hAnsi="Times New Roman" w:cs="Times New Roman"/>
        </w:rPr>
        <w:t>méritos ,</w:t>
      </w:r>
      <w:proofErr w:type="gramEnd"/>
      <w:r w:rsidRPr="00FA5CF5">
        <w:rPr>
          <w:rFonts w:ascii="Times New Roman" w:hAnsi="Times New Roman" w:cs="Times New Roman"/>
        </w:rPr>
        <w:t xml:space="preserve"> por eso </w:t>
      </w:r>
      <w:proofErr w:type="spellStart"/>
      <w:r w:rsidRPr="00FA5CF5">
        <w:rPr>
          <w:rFonts w:ascii="Times New Roman" w:hAnsi="Times New Roman" w:cs="Times New Roman"/>
        </w:rPr>
        <w:t>constanmente</w:t>
      </w:r>
      <w:r w:rsidR="0029203A" w:rsidRPr="00FA5CF5">
        <w:rPr>
          <w:rFonts w:ascii="Times New Roman" w:hAnsi="Times New Roman" w:cs="Times New Roman"/>
        </w:rPr>
        <w:t>y</w:t>
      </w:r>
      <w:proofErr w:type="spellEnd"/>
      <w:r w:rsidR="0029203A" w:rsidRPr="00FA5CF5">
        <w:rPr>
          <w:rFonts w:ascii="Times New Roman" w:hAnsi="Times New Roman" w:cs="Times New Roman"/>
        </w:rPr>
        <w:t xml:space="preserve"> mediante “el desarrollo del gran conflicto, Dios demostrará los principios de su gobierno, los cuales han sido falseados por Satanás y por todos los que él ha engañado”</w:t>
      </w:r>
    </w:p>
    <w:p w14:paraId="14EC6D8A" w14:textId="77777777" w:rsidR="00BA1F6F" w:rsidRPr="00FA5CF5" w:rsidRDefault="00BA1F6F" w:rsidP="00BA1F6F">
      <w:pPr>
        <w:rPr>
          <w:rFonts w:ascii="Times New Roman" w:hAnsi="Times New Roman" w:cs="Times New Roman"/>
        </w:rPr>
      </w:pPr>
    </w:p>
    <w:p w14:paraId="56881783" w14:textId="77777777" w:rsidR="0029203A" w:rsidRPr="00FA5CF5" w:rsidRDefault="0029203A" w:rsidP="00BA1F6F">
      <w:pPr>
        <w:rPr>
          <w:rFonts w:ascii="Times New Roman" w:hAnsi="Times New Roman" w:cs="Times New Roman"/>
        </w:rPr>
      </w:pPr>
    </w:p>
    <w:p w14:paraId="5C069FDD" w14:textId="77777777" w:rsidR="0029203A" w:rsidRPr="00FA5CF5" w:rsidRDefault="0029203A" w:rsidP="00BA1F6F">
      <w:pPr>
        <w:rPr>
          <w:rFonts w:ascii="Times New Roman" w:hAnsi="Times New Roman" w:cs="Times New Roman"/>
        </w:rPr>
      </w:pPr>
    </w:p>
    <w:p w14:paraId="1463DE34" w14:textId="77777777" w:rsidR="0029203A" w:rsidRPr="00FA5CF5" w:rsidRDefault="0029203A" w:rsidP="00BA1F6F">
      <w:pPr>
        <w:rPr>
          <w:rFonts w:ascii="Times New Roman" w:hAnsi="Times New Roman" w:cs="Times New Roman"/>
        </w:rPr>
      </w:pPr>
    </w:p>
    <w:p w14:paraId="5D2B0953" w14:textId="77777777" w:rsidR="0029203A" w:rsidRPr="00FA5CF5" w:rsidRDefault="0029203A" w:rsidP="00BA1F6F">
      <w:pPr>
        <w:rPr>
          <w:rFonts w:ascii="Times New Roman" w:hAnsi="Times New Roman" w:cs="Times New Roman"/>
        </w:rPr>
      </w:pPr>
    </w:p>
    <w:p w14:paraId="5B422E6E" w14:textId="77777777" w:rsidR="0029203A" w:rsidRPr="00FA5CF5" w:rsidRDefault="0029203A" w:rsidP="00BA1F6F">
      <w:pPr>
        <w:rPr>
          <w:rFonts w:ascii="Times New Roman" w:hAnsi="Times New Roman" w:cs="Times New Roman"/>
        </w:rPr>
      </w:pPr>
    </w:p>
    <w:p w14:paraId="69706CA5" w14:textId="77777777" w:rsidR="0029203A" w:rsidRPr="00FA5CF5" w:rsidRDefault="0029203A" w:rsidP="00BA1F6F">
      <w:pPr>
        <w:rPr>
          <w:rFonts w:ascii="Times New Roman" w:hAnsi="Times New Roman" w:cs="Times New Roman"/>
        </w:rPr>
      </w:pPr>
      <w:r w:rsidRPr="00FA5CF5">
        <w:rPr>
          <w:rFonts w:ascii="Times New Roman" w:hAnsi="Times New Roman" w:cs="Times New Roman"/>
        </w:rPr>
        <w:t xml:space="preserve">                                                            Análisis</w:t>
      </w:r>
    </w:p>
    <w:p w14:paraId="6A75A860" w14:textId="77777777" w:rsidR="0029203A" w:rsidRPr="00FA5CF5" w:rsidRDefault="0029203A" w:rsidP="00BA1F6F">
      <w:pPr>
        <w:rPr>
          <w:rFonts w:ascii="Times New Roman" w:hAnsi="Times New Roman" w:cs="Times New Roman"/>
        </w:rPr>
      </w:pPr>
    </w:p>
    <w:p w14:paraId="274607A7" w14:textId="18592A0A" w:rsidR="0029203A" w:rsidRPr="00FA5CF5" w:rsidRDefault="003E7343" w:rsidP="00BA1F6F">
      <w:pPr>
        <w:rPr>
          <w:rFonts w:ascii="Times New Roman" w:hAnsi="Times New Roman" w:cs="Times New Roman"/>
        </w:rPr>
      </w:pPr>
      <w:r w:rsidRPr="00FA5CF5">
        <w:rPr>
          <w:rFonts w:ascii="Times New Roman" w:hAnsi="Times New Roman" w:cs="Times New Roman"/>
        </w:rPr>
        <w:t xml:space="preserve">Aspectos relevantes del texto </w:t>
      </w:r>
      <w:r w:rsidR="0029203A" w:rsidRPr="00FA5CF5">
        <w:rPr>
          <w:rFonts w:ascii="Times New Roman" w:hAnsi="Times New Roman" w:cs="Times New Roman"/>
        </w:rPr>
        <w:t xml:space="preserve"> </w:t>
      </w:r>
    </w:p>
    <w:p w14:paraId="28B34969" w14:textId="76C1D158" w:rsidR="002B6DB4" w:rsidRPr="00FA5CF5" w:rsidRDefault="002B6DB4" w:rsidP="002B6DB4">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rebeldía </w:t>
      </w:r>
      <w:r w:rsidR="00FD615D" w:rsidRPr="00FA5CF5">
        <w:rPr>
          <w:rFonts w:ascii="Times New Roman" w:hAnsi="Times New Roman" w:cs="Times New Roman"/>
        </w:rPr>
        <w:t xml:space="preserve">y el verdadero carácter de </w:t>
      </w:r>
      <w:proofErr w:type="spellStart"/>
      <w:r w:rsidR="00FD615D" w:rsidRPr="00FA5CF5">
        <w:rPr>
          <w:rFonts w:ascii="Times New Roman" w:hAnsi="Times New Roman" w:cs="Times New Roman"/>
        </w:rPr>
        <w:t>cain</w:t>
      </w:r>
      <w:proofErr w:type="spellEnd"/>
      <w:r w:rsidR="00FD615D" w:rsidRPr="00FA5CF5">
        <w:rPr>
          <w:rFonts w:ascii="Times New Roman" w:hAnsi="Times New Roman" w:cs="Times New Roman"/>
        </w:rPr>
        <w:t xml:space="preserve"> revelados </w:t>
      </w:r>
    </w:p>
    <w:p w14:paraId="1B115415" w14:textId="13D8F9D3" w:rsidR="00FD615D" w:rsidRPr="00FA5CF5" w:rsidRDefault="00FD615D" w:rsidP="002B6DB4">
      <w:pPr>
        <w:pStyle w:val="Prrafodelista"/>
        <w:numPr>
          <w:ilvl w:val="0"/>
          <w:numId w:val="2"/>
        </w:numPr>
        <w:rPr>
          <w:rFonts w:ascii="Times New Roman" w:hAnsi="Times New Roman" w:cs="Times New Roman"/>
        </w:rPr>
      </w:pPr>
      <w:r w:rsidRPr="00FA5CF5">
        <w:rPr>
          <w:rFonts w:ascii="Times New Roman" w:hAnsi="Times New Roman" w:cs="Times New Roman"/>
        </w:rPr>
        <w:lastRenderedPageBreak/>
        <w:t xml:space="preserve">El primer asesinato en la historia. </w:t>
      </w:r>
      <w:proofErr w:type="gramStart"/>
      <w:r w:rsidRPr="00FA5CF5">
        <w:rPr>
          <w:rFonts w:ascii="Times New Roman" w:hAnsi="Times New Roman" w:cs="Times New Roman"/>
        </w:rPr>
        <w:t>Finalmente</w:t>
      </w:r>
      <w:proofErr w:type="gramEnd"/>
      <w:r w:rsidRPr="00FA5CF5">
        <w:rPr>
          <w:rFonts w:ascii="Times New Roman" w:hAnsi="Times New Roman" w:cs="Times New Roman"/>
        </w:rPr>
        <w:t xml:space="preserve"> el mundo conoció la tragedia que ocasionada la muerte </w:t>
      </w:r>
    </w:p>
    <w:p w14:paraId="1A153680" w14:textId="5723FB9C" w:rsidR="00C436D6" w:rsidRPr="00FA5CF5" w:rsidRDefault="00C436D6" w:rsidP="00C436D6">
      <w:pPr>
        <w:pStyle w:val="Prrafodelista"/>
        <w:numPr>
          <w:ilvl w:val="0"/>
          <w:numId w:val="2"/>
        </w:numPr>
        <w:rPr>
          <w:rFonts w:ascii="Times New Roman" w:hAnsi="Times New Roman" w:cs="Times New Roman"/>
        </w:rPr>
      </w:pPr>
      <w:r w:rsidRPr="00FA5CF5">
        <w:rPr>
          <w:rFonts w:ascii="Times New Roman" w:hAnsi="Times New Roman" w:cs="Times New Roman"/>
        </w:rPr>
        <w:t>Dios y su misericordia a pesar de tan gran desgracia que había traído el pecado.</w:t>
      </w:r>
    </w:p>
    <w:p w14:paraId="179D01F7" w14:textId="1C7A60C5" w:rsidR="00C436D6" w:rsidRPr="00FA5CF5" w:rsidRDefault="00DD263B" w:rsidP="00C436D6">
      <w:pPr>
        <w:rPr>
          <w:rFonts w:ascii="Times New Roman" w:hAnsi="Times New Roman" w:cs="Times New Roman"/>
        </w:rPr>
      </w:pPr>
      <w:proofErr w:type="gramStart"/>
      <w:r w:rsidRPr="00FA5CF5">
        <w:rPr>
          <w:rFonts w:ascii="Times New Roman" w:hAnsi="Times New Roman" w:cs="Times New Roman"/>
        </w:rPr>
        <w:t>Opinión personal</w:t>
      </w:r>
      <w:proofErr w:type="gramEnd"/>
      <w:r w:rsidRPr="00FA5CF5">
        <w:rPr>
          <w:rFonts w:ascii="Times New Roman" w:hAnsi="Times New Roman" w:cs="Times New Roman"/>
        </w:rPr>
        <w:t xml:space="preserve"> </w:t>
      </w:r>
    </w:p>
    <w:p w14:paraId="0707D9D5" w14:textId="33B2DB75" w:rsidR="00DD263B" w:rsidRPr="00FA5CF5" w:rsidRDefault="00031831" w:rsidP="00C436D6">
      <w:pPr>
        <w:pStyle w:val="Prrafodelista"/>
        <w:numPr>
          <w:ilvl w:val="0"/>
          <w:numId w:val="2"/>
        </w:numPr>
        <w:rPr>
          <w:rFonts w:ascii="Times New Roman" w:hAnsi="Times New Roman" w:cs="Times New Roman"/>
        </w:rPr>
      </w:pPr>
      <w:proofErr w:type="spellStart"/>
      <w:r w:rsidRPr="00FA5CF5">
        <w:rPr>
          <w:rFonts w:ascii="Times New Roman" w:hAnsi="Times New Roman" w:cs="Times New Roman"/>
        </w:rPr>
        <w:t>Cain</w:t>
      </w:r>
      <w:proofErr w:type="spellEnd"/>
      <w:r w:rsidRPr="00FA5CF5">
        <w:rPr>
          <w:rFonts w:ascii="Times New Roman" w:hAnsi="Times New Roman" w:cs="Times New Roman"/>
        </w:rPr>
        <w:t xml:space="preserve"> </w:t>
      </w:r>
      <w:proofErr w:type="spellStart"/>
      <w:r w:rsidRPr="00FA5CF5">
        <w:rPr>
          <w:rFonts w:ascii="Times New Roman" w:hAnsi="Times New Roman" w:cs="Times New Roman"/>
        </w:rPr>
        <w:t>tenia</w:t>
      </w:r>
      <w:proofErr w:type="spellEnd"/>
      <w:r w:rsidRPr="00FA5CF5">
        <w:rPr>
          <w:rFonts w:ascii="Times New Roman" w:hAnsi="Times New Roman" w:cs="Times New Roman"/>
        </w:rPr>
        <w:t xml:space="preserve"> la oportunidad de presentar otra ofrendar y adorar a Dios tal y como </w:t>
      </w:r>
      <w:proofErr w:type="spellStart"/>
      <w:r w:rsidRPr="00FA5CF5">
        <w:rPr>
          <w:rFonts w:ascii="Times New Roman" w:hAnsi="Times New Roman" w:cs="Times New Roman"/>
        </w:rPr>
        <w:t>el</w:t>
      </w:r>
      <w:proofErr w:type="spellEnd"/>
      <w:r w:rsidRPr="00FA5CF5">
        <w:rPr>
          <w:rFonts w:ascii="Times New Roman" w:hAnsi="Times New Roman" w:cs="Times New Roman"/>
        </w:rPr>
        <w:t xml:space="preserve"> lo </w:t>
      </w:r>
      <w:proofErr w:type="gramStart"/>
      <w:r w:rsidRPr="00FA5CF5">
        <w:rPr>
          <w:rFonts w:ascii="Times New Roman" w:hAnsi="Times New Roman" w:cs="Times New Roman"/>
        </w:rPr>
        <w:t>pedía ,</w:t>
      </w:r>
      <w:proofErr w:type="gramEnd"/>
      <w:r w:rsidRPr="00FA5CF5">
        <w:rPr>
          <w:rFonts w:ascii="Times New Roman" w:hAnsi="Times New Roman" w:cs="Times New Roman"/>
        </w:rPr>
        <w:t xml:space="preserve"> pero su orgullo y soberbia eran muy grandes </w:t>
      </w:r>
    </w:p>
    <w:p w14:paraId="3C72C58A" w14:textId="3EE95556" w:rsidR="00B957BF" w:rsidRPr="00FA5CF5" w:rsidRDefault="00B957BF" w:rsidP="00B957BF">
      <w:pPr>
        <w:pStyle w:val="Prrafodelista"/>
        <w:numPr>
          <w:ilvl w:val="0"/>
          <w:numId w:val="2"/>
        </w:numPr>
        <w:rPr>
          <w:rFonts w:ascii="Times New Roman" w:hAnsi="Times New Roman" w:cs="Times New Roman"/>
        </w:rPr>
      </w:pPr>
      <w:r w:rsidRPr="00FA5CF5">
        <w:rPr>
          <w:rFonts w:ascii="Times New Roman" w:hAnsi="Times New Roman" w:cs="Times New Roman"/>
        </w:rPr>
        <w:t xml:space="preserve">Fue un muy trágico final para alguien </w:t>
      </w:r>
      <w:proofErr w:type="gramStart"/>
      <w:r w:rsidRPr="00FA5CF5">
        <w:rPr>
          <w:rFonts w:ascii="Times New Roman" w:hAnsi="Times New Roman" w:cs="Times New Roman"/>
        </w:rPr>
        <w:t>fiel ,</w:t>
      </w:r>
      <w:proofErr w:type="gramEnd"/>
      <w:r w:rsidRPr="00FA5CF5">
        <w:rPr>
          <w:rFonts w:ascii="Times New Roman" w:hAnsi="Times New Roman" w:cs="Times New Roman"/>
        </w:rPr>
        <w:t xml:space="preserve"> pero nos demuestra que muchas veces el mal tratara de vencer el </w:t>
      </w:r>
      <w:proofErr w:type="gramStart"/>
      <w:r w:rsidRPr="00FA5CF5">
        <w:rPr>
          <w:rFonts w:ascii="Times New Roman" w:hAnsi="Times New Roman" w:cs="Times New Roman"/>
        </w:rPr>
        <w:t>bien ,</w:t>
      </w:r>
      <w:proofErr w:type="gramEnd"/>
      <w:r w:rsidRPr="00FA5CF5">
        <w:rPr>
          <w:rFonts w:ascii="Times New Roman" w:hAnsi="Times New Roman" w:cs="Times New Roman"/>
        </w:rPr>
        <w:t xml:space="preserve"> aun tratando de exterminar a la persona que es fiel a sus principios y a Dios, pero Dios siempre se manifiesta y pelea por nosotros </w:t>
      </w:r>
    </w:p>
    <w:p w14:paraId="59B43A11" w14:textId="454BC981" w:rsidR="00B957BF" w:rsidRPr="00FA5CF5" w:rsidRDefault="00B957BF" w:rsidP="00B957BF">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cambio total en la vida de </w:t>
      </w:r>
      <w:proofErr w:type="spellStart"/>
      <w:r w:rsidRPr="00FA5CF5">
        <w:rPr>
          <w:rFonts w:ascii="Times New Roman" w:hAnsi="Times New Roman" w:cs="Times New Roman"/>
        </w:rPr>
        <w:t>cain</w:t>
      </w:r>
      <w:proofErr w:type="spellEnd"/>
      <w:r w:rsidRPr="00FA5CF5">
        <w:rPr>
          <w:rFonts w:ascii="Times New Roman" w:hAnsi="Times New Roman" w:cs="Times New Roman"/>
        </w:rPr>
        <w:t xml:space="preserve"> y su </w:t>
      </w:r>
      <w:proofErr w:type="gramStart"/>
      <w:r w:rsidRPr="00FA5CF5">
        <w:rPr>
          <w:rFonts w:ascii="Times New Roman" w:hAnsi="Times New Roman" w:cs="Times New Roman"/>
        </w:rPr>
        <w:t>destierro ,</w:t>
      </w:r>
      <w:proofErr w:type="gramEnd"/>
      <w:r w:rsidRPr="00FA5CF5">
        <w:rPr>
          <w:rFonts w:ascii="Times New Roman" w:hAnsi="Times New Roman" w:cs="Times New Roman"/>
        </w:rPr>
        <w:t xml:space="preserve"> fue un castigo </w:t>
      </w:r>
      <w:proofErr w:type="gramStart"/>
      <w:r w:rsidRPr="00FA5CF5">
        <w:rPr>
          <w:rFonts w:ascii="Times New Roman" w:hAnsi="Times New Roman" w:cs="Times New Roman"/>
        </w:rPr>
        <w:t>misericordioso ,</w:t>
      </w:r>
      <w:proofErr w:type="gramEnd"/>
      <w:r w:rsidRPr="00FA5CF5">
        <w:rPr>
          <w:rFonts w:ascii="Times New Roman" w:hAnsi="Times New Roman" w:cs="Times New Roman"/>
        </w:rPr>
        <w:t xml:space="preserve"> el merecía </w:t>
      </w:r>
      <w:proofErr w:type="gramStart"/>
      <w:r w:rsidRPr="00FA5CF5">
        <w:rPr>
          <w:rFonts w:ascii="Times New Roman" w:hAnsi="Times New Roman" w:cs="Times New Roman"/>
        </w:rPr>
        <w:t>morir</w:t>
      </w:r>
      <w:proofErr w:type="gramEnd"/>
      <w:r w:rsidRPr="00FA5CF5">
        <w:rPr>
          <w:rFonts w:ascii="Times New Roman" w:hAnsi="Times New Roman" w:cs="Times New Roman"/>
        </w:rPr>
        <w:t xml:space="preserve"> pero a pesar de eso le fue entregada una segunda oportunidad que no </w:t>
      </w:r>
      <w:proofErr w:type="gramStart"/>
      <w:r w:rsidRPr="00FA5CF5">
        <w:rPr>
          <w:rFonts w:ascii="Times New Roman" w:hAnsi="Times New Roman" w:cs="Times New Roman"/>
        </w:rPr>
        <w:t>aprovecho ,</w:t>
      </w:r>
      <w:proofErr w:type="gramEnd"/>
      <w:r w:rsidRPr="00FA5CF5">
        <w:rPr>
          <w:rFonts w:ascii="Times New Roman" w:hAnsi="Times New Roman" w:cs="Times New Roman"/>
        </w:rPr>
        <w:t xml:space="preserve"> porque bien conocemos que su linaje en la historia fue manchado </w:t>
      </w:r>
      <w:proofErr w:type="gramStart"/>
      <w:r w:rsidRPr="00FA5CF5">
        <w:rPr>
          <w:rFonts w:ascii="Times New Roman" w:hAnsi="Times New Roman" w:cs="Times New Roman"/>
        </w:rPr>
        <w:t>con  pecado</w:t>
      </w:r>
      <w:proofErr w:type="gramEnd"/>
      <w:r w:rsidRPr="00FA5CF5">
        <w:rPr>
          <w:rFonts w:ascii="Times New Roman" w:hAnsi="Times New Roman" w:cs="Times New Roman"/>
        </w:rPr>
        <w:t xml:space="preserve"> tras pecado.</w:t>
      </w:r>
    </w:p>
    <w:p w14:paraId="584F2148" w14:textId="77777777" w:rsidR="00B957BF" w:rsidRPr="00FA5CF5" w:rsidRDefault="00B957BF" w:rsidP="00B957BF">
      <w:pPr>
        <w:pStyle w:val="Prrafodelista"/>
        <w:rPr>
          <w:rFonts w:ascii="Times New Roman" w:hAnsi="Times New Roman" w:cs="Times New Roman"/>
        </w:rPr>
      </w:pPr>
    </w:p>
    <w:p w14:paraId="5320FF9E" w14:textId="095EC9C4" w:rsidR="00DD263B" w:rsidRPr="00FA5CF5" w:rsidRDefault="00B957BF" w:rsidP="00B957BF">
      <w:pPr>
        <w:ind w:left="360"/>
        <w:rPr>
          <w:rFonts w:ascii="Times New Roman" w:hAnsi="Times New Roman" w:cs="Times New Roman"/>
        </w:rPr>
      </w:pPr>
      <w:r w:rsidRPr="00FA5CF5">
        <w:rPr>
          <w:rFonts w:ascii="Times New Roman" w:hAnsi="Times New Roman" w:cs="Times New Roman"/>
        </w:rPr>
        <w:t>R</w:t>
      </w:r>
      <w:r w:rsidR="00DD263B" w:rsidRPr="00FA5CF5">
        <w:rPr>
          <w:rFonts w:ascii="Times New Roman" w:hAnsi="Times New Roman" w:cs="Times New Roman"/>
        </w:rPr>
        <w:t>elación del texto con la Bibli</w:t>
      </w:r>
      <w:r w:rsidR="00720BF0" w:rsidRPr="00FA5CF5">
        <w:rPr>
          <w:rFonts w:ascii="Times New Roman" w:hAnsi="Times New Roman" w:cs="Times New Roman"/>
        </w:rPr>
        <w:t>a</w:t>
      </w:r>
    </w:p>
    <w:p w14:paraId="07BDBF6D" w14:textId="77777777" w:rsidR="00720BF0" w:rsidRPr="00FA5CF5" w:rsidRDefault="00720BF0" w:rsidP="00B957BF">
      <w:pPr>
        <w:ind w:left="360"/>
        <w:rPr>
          <w:rFonts w:ascii="Times New Roman" w:hAnsi="Times New Roman" w:cs="Times New Roman"/>
        </w:rPr>
      </w:pPr>
    </w:p>
    <w:p w14:paraId="50300A4C" w14:textId="77777777" w:rsidR="00720BF0" w:rsidRPr="00FA5CF5" w:rsidRDefault="00720BF0" w:rsidP="00B957BF">
      <w:pPr>
        <w:ind w:left="360"/>
        <w:rPr>
          <w:rFonts w:ascii="Times New Roman" w:hAnsi="Times New Roman" w:cs="Times New Roman"/>
        </w:rPr>
      </w:pPr>
    </w:p>
    <w:p w14:paraId="71AEF271" w14:textId="438F40E8" w:rsidR="00720BF0" w:rsidRPr="00FA5CF5" w:rsidRDefault="008A28BD" w:rsidP="008A28BD">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aceptación de Dios por la ofrenda de Abel </w:t>
      </w:r>
      <w:proofErr w:type="spellStart"/>
      <w:r w:rsidRPr="00FA5CF5">
        <w:rPr>
          <w:rFonts w:ascii="Times New Roman" w:hAnsi="Times New Roman" w:cs="Times New Roman"/>
        </w:rPr>
        <w:t>esta</w:t>
      </w:r>
      <w:proofErr w:type="spellEnd"/>
      <w:r w:rsidRPr="00FA5CF5">
        <w:rPr>
          <w:rFonts w:ascii="Times New Roman" w:hAnsi="Times New Roman" w:cs="Times New Roman"/>
        </w:rPr>
        <w:t xml:space="preserve"> directamente relacionada en la siguiente cita “. Abel presentó un sacrificio de su ganado, conforme a las instrucciones del Señor. “Y miró Jehová con agrado a Abel y a su ofrenda”. Génesis 4:4. Descendió fuego del cielo y consumió la víctima. Pero Caín, desobedeciendo el directo y expreso mandamiento del Señor, presentó solamente una ofrenda de frutos.”</w:t>
      </w:r>
    </w:p>
    <w:p w14:paraId="1F93403A" w14:textId="774EA974" w:rsidR="008A28BD" w:rsidRPr="00FA5CF5" w:rsidRDefault="006620E6" w:rsidP="008A28BD">
      <w:pPr>
        <w:pStyle w:val="Prrafodelista"/>
        <w:numPr>
          <w:ilvl w:val="0"/>
          <w:numId w:val="2"/>
        </w:numPr>
        <w:rPr>
          <w:rFonts w:ascii="Times New Roman" w:hAnsi="Times New Roman" w:cs="Times New Roman"/>
        </w:rPr>
      </w:pPr>
      <w:r w:rsidRPr="00FA5CF5">
        <w:rPr>
          <w:rFonts w:ascii="Times New Roman" w:hAnsi="Times New Roman" w:cs="Times New Roman"/>
        </w:rPr>
        <w:t xml:space="preserve">Las segundas oportunidades y la que fue dada especialmente a </w:t>
      </w:r>
      <w:proofErr w:type="spellStart"/>
      <w:proofErr w:type="gramStart"/>
      <w:r w:rsidRPr="00FA5CF5">
        <w:rPr>
          <w:rFonts w:ascii="Times New Roman" w:hAnsi="Times New Roman" w:cs="Times New Roman"/>
        </w:rPr>
        <w:t>cain</w:t>
      </w:r>
      <w:proofErr w:type="spellEnd"/>
      <w:r w:rsidRPr="00FA5CF5">
        <w:rPr>
          <w:rFonts w:ascii="Times New Roman" w:hAnsi="Times New Roman" w:cs="Times New Roman"/>
        </w:rPr>
        <w:t xml:space="preserve"> ,</w:t>
      </w:r>
      <w:proofErr w:type="gramEnd"/>
      <w:r w:rsidRPr="00FA5CF5">
        <w:rPr>
          <w:rFonts w:ascii="Times New Roman" w:hAnsi="Times New Roman" w:cs="Times New Roman"/>
        </w:rPr>
        <w:t xml:space="preserve"> directamente </w:t>
      </w:r>
      <w:proofErr w:type="spellStart"/>
      <w:r w:rsidRPr="00FA5CF5">
        <w:rPr>
          <w:rFonts w:ascii="Times New Roman" w:hAnsi="Times New Roman" w:cs="Times New Roman"/>
        </w:rPr>
        <w:t>relacionda</w:t>
      </w:r>
      <w:proofErr w:type="spellEnd"/>
      <w:r w:rsidRPr="00FA5CF5">
        <w:rPr>
          <w:rFonts w:ascii="Times New Roman" w:hAnsi="Times New Roman" w:cs="Times New Roman"/>
        </w:rPr>
        <w:t xml:space="preserve"> en “. Y el Señor dijo a Caín: “¿Por qué te has enojado y por qué ha decaído tu semblante?” Génesis 4:6. Por medio de un ángel se le hizo llegar la divina amonestación: “Si hicieras lo bueno, ¿no serías enaltecido?; pero si no lo haces, el pecado está a la puerta, acechando”. Génesis 4:7. Tocaba a Caín escoger. Si confiaba en los méritos del Salvador prometido, y obedecía los requerimientos de Dios, gozaría su favor. Pero si persistía en su incredulidad y transgresión, no tendría fundamento para quejarse al ser rechazado por el Señor”</w:t>
      </w:r>
    </w:p>
    <w:p w14:paraId="6F1544E4" w14:textId="1E09FEB8" w:rsidR="00720BF0" w:rsidRPr="00FA5CF5" w:rsidRDefault="00720BF0" w:rsidP="00720BF0">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caída del linaje de </w:t>
      </w:r>
      <w:proofErr w:type="spellStart"/>
      <w:proofErr w:type="gramStart"/>
      <w:r w:rsidRPr="00FA5CF5">
        <w:rPr>
          <w:rFonts w:ascii="Times New Roman" w:hAnsi="Times New Roman" w:cs="Times New Roman"/>
        </w:rPr>
        <w:t>cain</w:t>
      </w:r>
      <w:proofErr w:type="spellEnd"/>
      <w:r w:rsidRPr="00FA5CF5">
        <w:rPr>
          <w:rFonts w:ascii="Times New Roman" w:hAnsi="Times New Roman" w:cs="Times New Roman"/>
        </w:rPr>
        <w:t xml:space="preserve"> ,</w:t>
      </w:r>
      <w:proofErr w:type="gramEnd"/>
      <w:r w:rsidRPr="00FA5CF5">
        <w:rPr>
          <w:rFonts w:ascii="Times New Roman" w:hAnsi="Times New Roman" w:cs="Times New Roman"/>
        </w:rPr>
        <w:t xml:space="preserve"> se asocia directamente en la </w:t>
      </w:r>
      <w:proofErr w:type="spellStart"/>
      <w:r w:rsidRPr="00FA5CF5">
        <w:rPr>
          <w:rFonts w:ascii="Times New Roman" w:hAnsi="Times New Roman" w:cs="Times New Roman"/>
        </w:rPr>
        <w:t>siguien</w:t>
      </w:r>
      <w:proofErr w:type="spellEnd"/>
      <w:r w:rsidRPr="00FA5CF5">
        <w:rPr>
          <w:rFonts w:ascii="Times New Roman" w:hAnsi="Times New Roman" w:cs="Times New Roman"/>
        </w:rPr>
        <w:t xml:space="preserve"> te cita </w:t>
      </w:r>
      <w:proofErr w:type="gramStart"/>
      <w:r w:rsidRPr="00FA5CF5">
        <w:rPr>
          <w:rFonts w:ascii="Times New Roman" w:hAnsi="Times New Roman" w:cs="Times New Roman"/>
        </w:rPr>
        <w:t>“ s.</w:t>
      </w:r>
      <w:proofErr w:type="gramEnd"/>
      <w:r w:rsidRPr="00FA5CF5">
        <w:rPr>
          <w:rFonts w:ascii="Times New Roman" w:hAnsi="Times New Roman" w:cs="Times New Roman"/>
        </w:rPr>
        <w:t xml:space="preserve"> En aquellos despóticos pecadores antediluvianos veían los súbditos sobre los cuales Satanás ejercía dominio. “Todo designio de los pensamientos de su corazón solo era de continuo el mal”. Génesis 6:5. Toda emoción, todo impulso y toda imaginación estaban en pugna con los divinos principios de pureza, paz y amor. “</w:t>
      </w:r>
    </w:p>
    <w:p w14:paraId="6B6F8657" w14:textId="77777777" w:rsidR="00BA1F6F" w:rsidRPr="00FA5CF5" w:rsidRDefault="00BA1F6F" w:rsidP="00BA1F6F">
      <w:pPr>
        <w:rPr>
          <w:rFonts w:ascii="Times New Roman" w:hAnsi="Times New Roman" w:cs="Times New Roman"/>
        </w:rPr>
      </w:pPr>
    </w:p>
    <w:p w14:paraId="7A5E7E90" w14:textId="77777777" w:rsidR="00BA1F6F" w:rsidRPr="00FA5CF5" w:rsidRDefault="00BA1F6F" w:rsidP="00BA1F6F">
      <w:pPr>
        <w:rPr>
          <w:rFonts w:ascii="Times New Roman" w:hAnsi="Times New Roman" w:cs="Times New Roman"/>
        </w:rPr>
      </w:pPr>
    </w:p>
    <w:p w14:paraId="36697AAE" w14:textId="16587339" w:rsidR="002E0F44" w:rsidRPr="00FA5CF5" w:rsidRDefault="00DD263B" w:rsidP="00DD263B">
      <w:pPr>
        <w:rPr>
          <w:rFonts w:ascii="Times New Roman" w:hAnsi="Times New Roman" w:cs="Times New Roman"/>
        </w:rPr>
      </w:pPr>
      <w:r w:rsidRPr="00FA5CF5">
        <w:rPr>
          <w:rFonts w:ascii="Times New Roman" w:hAnsi="Times New Roman" w:cs="Times New Roman"/>
        </w:rPr>
        <w:t xml:space="preserve">Concepto </w:t>
      </w:r>
    </w:p>
    <w:p w14:paraId="3DD75391" w14:textId="77777777" w:rsidR="00DD263B" w:rsidRPr="00FA5CF5" w:rsidRDefault="00DD263B" w:rsidP="00DD263B">
      <w:pPr>
        <w:rPr>
          <w:rFonts w:ascii="Times New Roman" w:hAnsi="Times New Roman" w:cs="Times New Roman"/>
        </w:rPr>
      </w:pPr>
    </w:p>
    <w:p w14:paraId="0AF9F466" w14:textId="77777777" w:rsidR="00DD263B" w:rsidRPr="00FA5CF5" w:rsidRDefault="00DD263B" w:rsidP="00DD263B">
      <w:pPr>
        <w:rPr>
          <w:rFonts w:ascii="Times New Roman" w:hAnsi="Times New Roman" w:cs="Times New Roman"/>
        </w:rPr>
      </w:pPr>
    </w:p>
    <w:p w14:paraId="4DBC82BA" w14:textId="77777777" w:rsidR="00DD263B" w:rsidRPr="00FA5CF5" w:rsidRDefault="00DD263B" w:rsidP="00DD263B">
      <w:pPr>
        <w:rPr>
          <w:rFonts w:ascii="Times New Roman" w:hAnsi="Times New Roman" w:cs="Times New Roman"/>
        </w:rPr>
      </w:pPr>
    </w:p>
    <w:p w14:paraId="4F986562" w14:textId="77777777" w:rsidR="006620E6" w:rsidRPr="00FA5CF5" w:rsidRDefault="00DD263B" w:rsidP="00DD263B">
      <w:pPr>
        <w:rPr>
          <w:rFonts w:ascii="Times New Roman" w:hAnsi="Times New Roman" w:cs="Times New Roman"/>
        </w:rPr>
      </w:pPr>
      <w:r w:rsidRPr="00FA5CF5">
        <w:rPr>
          <w:rFonts w:ascii="Times New Roman" w:hAnsi="Times New Roman" w:cs="Times New Roman"/>
        </w:rPr>
        <w:t>Palabra clave</w:t>
      </w:r>
      <w:r w:rsidR="006620E6" w:rsidRPr="00FA5CF5">
        <w:rPr>
          <w:rFonts w:ascii="Times New Roman" w:hAnsi="Times New Roman" w:cs="Times New Roman"/>
        </w:rPr>
        <w:t xml:space="preserve">: </w:t>
      </w:r>
      <w:proofErr w:type="gramStart"/>
      <w:r w:rsidR="006620E6" w:rsidRPr="00FA5CF5">
        <w:rPr>
          <w:rFonts w:ascii="Times New Roman" w:hAnsi="Times New Roman" w:cs="Times New Roman"/>
        </w:rPr>
        <w:t>ofrenda ,</w:t>
      </w:r>
      <w:proofErr w:type="gramEnd"/>
      <w:r w:rsidR="006620E6" w:rsidRPr="00FA5CF5">
        <w:rPr>
          <w:rFonts w:ascii="Times New Roman" w:hAnsi="Times New Roman" w:cs="Times New Roman"/>
        </w:rPr>
        <w:t xml:space="preserve"> </w:t>
      </w:r>
      <w:proofErr w:type="gramStart"/>
      <w:r w:rsidR="006620E6" w:rsidRPr="00FA5CF5">
        <w:rPr>
          <w:rFonts w:ascii="Times New Roman" w:hAnsi="Times New Roman" w:cs="Times New Roman"/>
        </w:rPr>
        <w:t>adoración ,</w:t>
      </w:r>
      <w:proofErr w:type="gramEnd"/>
      <w:r w:rsidR="006620E6" w:rsidRPr="00FA5CF5">
        <w:rPr>
          <w:rFonts w:ascii="Times New Roman" w:hAnsi="Times New Roman" w:cs="Times New Roman"/>
        </w:rPr>
        <w:t xml:space="preserve"> mal </w:t>
      </w:r>
    </w:p>
    <w:p w14:paraId="66341827" w14:textId="77777777" w:rsidR="006620E6" w:rsidRPr="00FA5CF5" w:rsidRDefault="006620E6" w:rsidP="00DD263B">
      <w:pPr>
        <w:rPr>
          <w:rFonts w:ascii="Times New Roman" w:hAnsi="Times New Roman" w:cs="Times New Roman"/>
        </w:rPr>
      </w:pPr>
    </w:p>
    <w:p w14:paraId="56C27F4A" w14:textId="77777777" w:rsidR="006620E6" w:rsidRPr="00FA5CF5" w:rsidRDefault="006620E6" w:rsidP="00DD263B">
      <w:pPr>
        <w:rPr>
          <w:rFonts w:ascii="Times New Roman" w:hAnsi="Times New Roman" w:cs="Times New Roman"/>
        </w:rPr>
      </w:pPr>
    </w:p>
    <w:p w14:paraId="7AC7D149" w14:textId="77777777" w:rsidR="006620E6" w:rsidRPr="00FA5CF5" w:rsidRDefault="006620E6" w:rsidP="00DD263B">
      <w:pPr>
        <w:rPr>
          <w:rFonts w:ascii="Times New Roman" w:hAnsi="Times New Roman" w:cs="Times New Roman"/>
        </w:rPr>
      </w:pPr>
    </w:p>
    <w:p w14:paraId="5B37D920" w14:textId="77777777" w:rsidR="006620E6" w:rsidRPr="00FA5CF5" w:rsidRDefault="006620E6" w:rsidP="00DD263B">
      <w:pPr>
        <w:rPr>
          <w:rFonts w:ascii="Times New Roman" w:hAnsi="Times New Roman" w:cs="Times New Roman"/>
        </w:rPr>
      </w:pPr>
    </w:p>
    <w:p w14:paraId="52C2F9FE" w14:textId="77777777" w:rsidR="006620E6" w:rsidRPr="00FA5CF5" w:rsidRDefault="006620E6" w:rsidP="00DD263B">
      <w:pPr>
        <w:rPr>
          <w:rFonts w:ascii="Times New Roman" w:hAnsi="Times New Roman" w:cs="Times New Roman"/>
        </w:rPr>
      </w:pPr>
    </w:p>
    <w:p w14:paraId="41057863" w14:textId="77777777" w:rsidR="006620E6" w:rsidRPr="00FA5CF5" w:rsidRDefault="006620E6" w:rsidP="00DD263B">
      <w:pPr>
        <w:rPr>
          <w:rFonts w:ascii="Times New Roman" w:hAnsi="Times New Roman" w:cs="Times New Roman"/>
        </w:rPr>
      </w:pPr>
      <w:bookmarkStart w:id="165" w:name="_Hlk213870884"/>
    </w:p>
    <w:p w14:paraId="3745B5B9" w14:textId="448045D7" w:rsidR="00DD263B" w:rsidRPr="00FA5CF5" w:rsidRDefault="00493F9C" w:rsidP="00DD263B">
      <w:pPr>
        <w:rPr>
          <w:rFonts w:ascii="Times New Roman" w:hAnsi="Times New Roman" w:cs="Times New Roman"/>
        </w:rPr>
      </w:pPr>
      <w:r w:rsidRPr="00FA5CF5">
        <w:rPr>
          <w:rFonts w:ascii="Times New Roman" w:hAnsi="Times New Roman" w:cs="Times New Roman"/>
        </w:rPr>
        <w:t xml:space="preserve">                                    </w:t>
      </w:r>
      <w:proofErr w:type="spellStart"/>
      <w:r w:rsidR="006620E6" w:rsidRPr="00FA5CF5">
        <w:rPr>
          <w:rFonts w:ascii="Times New Roman" w:hAnsi="Times New Roman" w:cs="Times New Roman"/>
        </w:rPr>
        <w:t>Capitulo</w:t>
      </w:r>
      <w:proofErr w:type="spellEnd"/>
      <w:r w:rsidR="006620E6" w:rsidRPr="00FA5CF5">
        <w:rPr>
          <w:rFonts w:ascii="Times New Roman" w:hAnsi="Times New Roman" w:cs="Times New Roman"/>
        </w:rPr>
        <w:t xml:space="preserve"> </w:t>
      </w:r>
      <w:proofErr w:type="gramStart"/>
      <w:r w:rsidR="006620E6" w:rsidRPr="00FA5CF5">
        <w:rPr>
          <w:rFonts w:ascii="Times New Roman" w:hAnsi="Times New Roman" w:cs="Times New Roman"/>
        </w:rPr>
        <w:t>7 :</w:t>
      </w:r>
      <w:proofErr w:type="gramEnd"/>
      <w:r w:rsidR="006620E6" w:rsidRPr="00FA5CF5">
        <w:rPr>
          <w:rFonts w:ascii="Times New Roman" w:hAnsi="Times New Roman" w:cs="Times New Roman"/>
        </w:rPr>
        <w:t xml:space="preserve"> </w:t>
      </w:r>
      <w:r w:rsidRPr="00FA5CF5">
        <w:rPr>
          <w:rFonts w:ascii="Times New Roman" w:hAnsi="Times New Roman" w:cs="Times New Roman"/>
        </w:rPr>
        <w:t xml:space="preserve"> El diluvio </w:t>
      </w:r>
      <w:r w:rsidR="00DD263B" w:rsidRPr="00FA5CF5">
        <w:rPr>
          <w:rFonts w:ascii="Times New Roman" w:hAnsi="Times New Roman" w:cs="Times New Roman"/>
        </w:rPr>
        <w:t xml:space="preserve"> </w:t>
      </w:r>
    </w:p>
    <w:p w14:paraId="4E0042A8" w14:textId="77777777" w:rsidR="00493F9C" w:rsidRPr="00FA5CF5" w:rsidRDefault="00493F9C" w:rsidP="00DD263B">
      <w:pPr>
        <w:rPr>
          <w:rFonts w:ascii="Times New Roman" w:hAnsi="Times New Roman" w:cs="Times New Roman"/>
        </w:rPr>
      </w:pPr>
      <w:r w:rsidRPr="00FA5CF5">
        <w:rPr>
          <w:rFonts w:ascii="Times New Roman" w:hAnsi="Times New Roman" w:cs="Times New Roman"/>
        </w:rPr>
        <w:t xml:space="preserve">                                            Resumen</w:t>
      </w:r>
    </w:p>
    <w:p w14:paraId="4CD29A06" w14:textId="77777777" w:rsidR="00493F9C" w:rsidRPr="00FA5CF5" w:rsidRDefault="00493F9C" w:rsidP="00DD263B">
      <w:pPr>
        <w:rPr>
          <w:rFonts w:ascii="Times New Roman" w:hAnsi="Times New Roman" w:cs="Times New Roman"/>
        </w:rPr>
      </w:pPr>
    </w:p>
    <w:p w14:paraId="2DC42E0A" w14:textId="77777777" w:rsidR="00493F9C" w:rsidRPr="00FA5CF5" w:rsidRDefault="00493F9C" w:rsidP="00DD263B">
      <w:pPr>
        <w:rPr>
          <w:rFonts w:ascii="Times New Roman" w:hAnsi="Times New Roman" w:cs="Times New Roman"/>
        </w:rPr>
      </w:pPr>
    </w:p>
    <w:p w14:paraId="267B32CA" w14:textId="77777777" w:rsidR="00493F9C" w:rsidRPr="00FA5CF5" w:rsidRDefault="00493F9C" w:rsidP="00DD263B">
      <w:pPr>
        <w:rPr>
          <w:rFonts w:ascii="Times New Roman" w:hAnsi="Times New Roman" w:cs="Times New Roman"/>
        </w:rPr>
      </w:pPr>
    </w:p>
    <w:p w14:paraId="274A8C3F" w14:textId="77777777" w:rsidR="003D74C5" w:rsidRPr="00FA5CF5" w:rsidRDefault="003D74C5" w:rsidP="00DD263B">
      <w:pPr>
        <w:rPr>
          <w:rFonts w:ascii="Times New Roman" w:hAnsi="Times New Roman" w:cs="Times New Roman"/>
        </w:rPr>
      </w:pPr>
      <w:r w:rsidRPr="00FA5CF5">
        <w:rPr>
          <w:rFonts w:ascii="Times New Roman" w:hAnsi="Times New Roman" w:cs="Times New Roman"/>
        </w:rPr>
        <w:t>Contenido principal</w:t>
      </w:r>
    </w:p>
    <w:p w14:paraId="57CD9E88" w14:textId="3DF1D380" w:rsidR="003F260F" w:rsidRPr="00FA5CF5" w:rsidRDefault="00790899" w:rsidP="003F260F">
      <w:pPr>
        <w:pStyle w:val="Prrafodelista"/>
        <w:numPr>
          <w:ilvl w:val="0"/>
          <w:numId w:val="2"/>
        </w:numPr>
        <w:rPr>
          <w:rFonts w:ascii="Times New Roman" w:hAnsi="Times New Roman" w:cs="Times New Roman"/>
        </w:rPr>
      </w:pPr>
      <w:r w:rsidRPr="00FA5CF5">
        <w:rPr>
          <w:rFonts w:ascii="Times New Roman" w:hAnsi="Times New Roman" w:cs="Times New Roman"/>
        </w:rPr>
        <w:t xml:space="preserve">Los años de predicación de </w:t>
      </w:r>
      <w:proofErr w:type="gramStart"/>
      <w:r w:rsidRPr="00FA5CF5">
        <w:rPr>
          <w:rFonts w:ascii="Times New Roman" w:hAnsi="Times New Roman" w:cs="Times New Roman"/>
        </w:rPr>
        <w:t>Noe ,</w:t>
      </w:r>
      <w:proofErr w:type="gramEnd"/>
      <w:r w:rsidRPr="00FA5CF5">
        <w:rPr>
          <w:rFonts w:ascii="Times New Roman" w:hAnsi="Times New Roman" w:cs="Times New Roman"/>
        </w:rPr>
        <w:t xml:space="preserve"> combinados con la gracia </w:t>
      </w:r>
    </w:p>
    <w:p w14:paraId="6242CBDB" w14:textId="58A5F6EA" w:rsidR="00790899" w:rsidRPr="00FA5CF5" w:rsidRDefault="00790899" w:rsidP="003F260F">
      <w:pPr>
        <w:pStyle w:val="Prrafodelista"/>
        <w:numPr>
          <w:ilvl w:val="0"/>
          <w:numId w:val="2"/>
        </w:numPr>
        <w:rPr>
          <w:rFonts w:ascii="Times New Roman" w:hAnsi="Times New Roman" w:cs="Times New Roman"/>
        </w:rPr>
      </w:pPr>
      <w:r w:rsidRPr="00FA5CF5">
        <w:rPr>
          <w:rFonts w:ascii="Times New Roman" w:hAnsi="Times New Roman" w:cs="Times New Roman"/>
        </w:rPr>
        <w:t>El rechazo de la gracia</w:t>
      </w:r>
    </w:p>
    <w:p w14:paraId="6AC5BAFB" w14:textId="08746430" w:rsidR="00790899" w:rsidRPr="00FA5CF5" w:rsidRDefault="00845C2D" w:rsidP="003F260F">
      <w:pPr>
        <w:pStyle w:val="Prrafodelista"/>
        <w:numPr>
          <w:ilvl w:val="0"/>
          <w:numId w:val="2"/>
        </w:numPr>
        <w:rPr>
          <w:rFonts w:ascii="Times New Roman" w:hAnsi="Times New Roman" w:cs="Times New Roman"/>
        </w:rPr>
      </w:pPr>
      <w:r w:rsidRPr="00FA5CF5">
        <w:rPr>
          <w:rFonts w:ascii="Times New Roman" w:hAnsi="Times New Roman" w:cs="Times New Roman"/>
        </w:rPr>
        <w:t xml:space="preserve">Las consecuencias del </w:t>
      </w:r>
      <w:proofErr w:type="gramStart"/>
      <w:r w:rsidRPr="00FA5CF5">
        <w:rPr>
          <w:rFonts w:ascii="Times New Roman" w:hAnsi="Times New Roman" w:cs="Times New Roman"/>
        </w:rPr>
        <w:t>rechazo .</w:t>
      </w:r>
      <w:proofErr w:type="gramEnd"/>
      <w:r w:rsidRPr="00FA5CF5">
        <w:rPr>
          <w:rFonts w:ascii="Times New Roman" w:hAnsi="Times New Roman" w:cs="Times New Roman"/>
        </w:rPr>
        <w:t xml:space="preserve"> Reacciones ante las consecuencias</w:t>
      </w:r>
    </w:p>
    <w:p w14:paraId="56C1889F" w14:textId="566A3C5D" w:rsidR="00845C2D" w:rsidRPr="00FA5CF5" w:rsidRDefault="00845C2D" w:rsidP="00845C2D">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experiencia de Noe y su </w:t>
      </w:r>
      <w:proofErr w:type="gramStart"/>
      <w:r w:rsidRPr="00FA5CF5">
        <w:rPr>
          <w:rFonts w:ascii="Times New Roman" w:hAnsi="Times New Roman" w:cs="Times New Roman"/>
        </w:rPr>
        <w:t>familia ,</w:t>
      </w:r>
      <w:proofErr w:type="gramEnd"/>
      <w:r w:rsidRPr="00FA5CF5">
        <w:rPr>
          <w:rFonts w:ascii="Times New Roman" w:hAnsi="Times New Roman" w:cs="Times New Roman"/>
        </w:rPr>
        <w:t xml:space="preserve"> además de el propósito que realmente </w:t>
      </w:r>
      <w:proofErr w:type="spellStart"/>
      <w:r w:rsidRPr="00FA5CF5">
        <w:rPr>
          <w:rFonts w:ascii="Times New Roman" w:hAnsi="Times New Roman" w:cs="Times New Roman"/>
        </w:rPr>
        <w:t>tenia</w:t>
      </w:r>
      <w:proofErr w:type="spellEnd"/>
      <w:r w:rsidRPr="00FA5CF5">
        <w:rPr>
          <w:rFonts w:ascii="Times New Roman" w:hAnsi="Times New Roman" w:cs="Times New Roman"/>
        </w:rPr>
        <w:t xml:space="preserve"> el diluvio</w:t>
      </w:r>
    </w:p>
    <w:p w14:paraId="32851D6A" w14:textId="77777777" w:rsidR="003F260F" w:rsidRPr="00FA5CF5" w:rsidRDefault="003F260F" w:rsidP="00DD263B">
      <w:pPr>
        <w:rPr>
          <w:rFonts w:ascii="Times New Roman" w:hAnsi="Times New Roman" w:cs="Times New Roman"/>
        </w:rPr>
      </w:pPr>
    </w:p>
    <w:p w14:paraId="2B83F96A" w14:textId="77777777" w:rsidR="003D74C5" w:rsidRPr="00FA5CF5" w:rsidRDefault="003D74C5" w:rsidP="00DD263B">
      <w:pPr>
        <w:rPr>
          <w:rFonts w:ascii="Times New Roman" w:hAnsi="Times New Roman" w:cs="Times New Roman"/>
        </w:rPr>
      </w:pPr>
      <w:r w:rsidRPr="00FA5CF5">
        <w:rPr>
          <w:rFonts w:ascii="Times New Roman" w:hAnsi="Times New Roman" w:cs="Times New Roman"/>
        </w:rPr>
        <w:t xml:space="preserve">Ideas principales </w:t>
      </w:r>
    </w:p>
    <w:p w14:paraId="5561204C" w14:textId="6B51223E" w:rsidR="00845C2D" w:rsidRPr="00FA5CF5" w:rsidRDefault="00334A83" w:rsidP="00845C2D">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tiempo de gracia dado a todos </w:t>
      </w:r>
    </w:p>
    <w:p w14:paraId="6C68FE44" w14:textId="550ECB9F" w:rsidR="00334A83" w:rsidRPr="00FA5CF5" w:rsidRDefault="00334A83" w:rsidP="00334A83">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oportunidad que tuvo la familia de </w:t>
      </w:r>
      <w:proofErr w:type="spellStart"/>
      <w:proofErr w:type="gramStart"/>
      <w:r w:rsidRPr="00FA5CF5">
        <w:rPr>
          <w:rFonts w:ascii="Times New Roman" w:hAnsi="Times New Roman" w:cs="Times New Roman"/>
        </w:rPr>
        <w:t>noe</w:t>
      </w:r>
      <w:proofErr w:type="spellEnd"/>
      <w:r w:rsidRPr="00FA5CF5">
        <w:rPr>
          <w:rFonts w:ascii="Times New Roman" w:hAnsi="Times New Roman" w:cs="Times New Roman"/>
        </w:rPr>
        <w:t xml:space="preserve"> </w:t>
      </w:r>
      <w:r w:rsidR="00DB06D0" w:rsidRPr="00FA5CF5">
        <w:rPr>
          <w:rFonts w:ascii="Times New Roman" w:hAnsi="Times New Roman" w:cs="Times New Roman"/>
        </w:rPr>
        <w:t>,</w:t>
      </w:r>
      <w:proofErr w:type="gramEnd"/>
      <w:r w:rsidR="00DB06D0" w:rsidRPr="00FA5CF5">
        <w:rPr>
          <w:rFonts w:ascii="Times New Roman" w:hAnsi="Times New Roman" w:cs="Times New Roman"/>
        </w:rPr>
        <w:t xml:space="preserve"> la salvación por medio de una persona justa </w:t>
      </w:r>
    </w:p>
    <w:p w14:paraId="1541C35C" w14:textId="4DC9C5D4" w:rsidR="00DB06D0" w:rsidRPr="00FA5CF5" w:rsidRDefault="00DB06D0" w:rsidP="00334A83">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arrepentimiento de todos los que no aceptaron cuando </w:t>
      </w:r>
      <w:proofErr w:type="spellStart"/>
      <w:r w:rsidRPr="00FA5CF5">
        <w:rPr>
          <w:rFonts w:ascii="Times New Roman" w:hAnsi="Times New Roman" w:cs="Times New Roman"/>
        </w:rPr>
        <w:t>aun</w:t>
      </w:r>
      <w:proofErr w:type="spellEnd"/>
      <w:r w:rsidRPr="00FA5CF5">
        <w:rPr>
          <w:rFonts w:ascii="Times New Roman" w:hAnsi="Times New Roman" w:cs="Times New Roman"/>
        </w:rPr>
        <w:t xml:space="preserve"> podían hacerlo </w:t>
      </w:r>
    </w:p>
    <w:p w14:paraId="3F98F7C7" w14:textId="77777777" w:rsidR="003D74C5" w:rsidRPr="00FA5CF5" w:rsidRDefault="003D74C5" w:rsidP="00DD263B">
      <w:pPr>
        <w:rPr>
          <w:rFonts w:ascii="Times New Roman" w:hAnsi="Times New Roman" w:cs="Times New Roman"/>
        </w:rPr>
      </w:pPr>
      <w:r w:rsidRPr="00FA5CF5">
        <w:rPr>
          <w:rFonts w:ascii="Times New Roman" w:hAnsi="Times New Roman" w:cs="Times New Roman"/>
        </w:rPr>
        <w:lastRenderedPageBreak/>
        <w:t xml:space="preserve">Ideas secundarias </w:t>
      </w:r>
    </w:p>
    <w:p w14:paraId="1FA80B3D" w14:textId="37A0335B" w:rsidR="00DB06D0" w:rsidRPr="00FA5CF5" w:rsidRDefault="008F6116" w:rsidP="00DB06D0">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contraste del fin de la gracia entre la historia </w:t>
      </w:r>
      <w:proofErr w:type="gramStart"/>
      <w:r w:rsidRPr="00FA5CF5">
        <w:rPr>
          <w:rFonts w:ascii="Times New Roman" w:hAnsi="Times New Roman" w:cs="Times New Roman"/>
        </w:rPr>
        <w:t>y  el</w:t>
      </w:r>
      <w:proofErr w:type="gramEnd"/>
      <w:r w:rsidRPr="00FA5CF5">
        <w:rPr>
          <w:rFonts w:ascii="Times New Roman" w:hAnsi="Times New Roman" w:cs="Times New Roman"/>
        </w:rPr>
        <w:t xml:space="preserve"> fin de los tiempos </w:t>
      </w:r>
    </w:p>
    <w:p w14:paraId="63154FAC" w14:textId="33F54B13" w:rsidR="008F6116" w:rsidRPr="00FA5CF5" w:rsidRDefault="00E50F9B" w:rsidP="00DB06D0">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contraste entre la predicación en el tiempo del fin que también alcanzara a todos </w:t>
      </w:r>
    </w:p>
    <w:p w14:paraId="1C6B2145" w14:textId="00E70E89" w:rsidR="00E50F9B" w:rsidRPr="00FA5CF5" w:rsidRDefault="00E50F9B" w:rsidP="00DB06D0">
      <w:pPr>
        <w:pStyle w:val="Prrafodelista"/>
        <w:numPr>
          <w:ilvl w:val="0"/>
          <w:numId w:val="2"/>
        </w:numPr>
        <w:rPr>
          <w:rFonts w:ascii="Times New Roman" w:hAnsi="Times New Roman" w:cs="Times New Roman"/>
        </w:rPr>
      </w:pPr>
      <w:r w:rsidRPr="00FA5CF5">
        <w:rPr>
          <w:rFonts w:ascii="Times New Roman" w:hAnsi="Times New Roman" w:cs="Times New Roman"/>
        </w:rPr>
        <w:t xml:space="preserve">Un vistazo a lo que sentirán los que </w:t>
      </w:r>
      <w:proofErr w:type="spellStart"/>
      <w:r w:rsidRPr="00FA5CF5">
        <w:rPr>
          <w:rFonts w:ascii="Times New Roman" w:hAnsi="Times New Roman" w:cs="Times New Roman"/>
        </w:rPr>
        <w:t>rechazen</w:t>
      </w:r>
      <w:proofErr w:type="spellEnd"/>
      <w:r w:rsidRPr="00FA5CF5">
        <w:rPr>
          <w:rFonts w:ascii="Times New Roman" w:hAnsi="Times New Roman" w:cs="Times New Roman"/>
        </w:rPr>
        <w:t xml:space="preserve"> la salvación en cristo en el tiempo del fin (al ver que sus pecados los llevan a la muerte inminente)</w:t>
      </w:r>
    </w:p>
    <w:p w14:paraId="76B5F1AE" w14:textId="77777777" w:rsidR="003D74C5" w:rsidRPr="00FA5CF5" w:rsidRDefault="003D74C5" w:rsidP="00DD263B">
      <w:pPr>
        <w:rPr>
          <w:rFonts w:ascii="Times New Roman" w:hAnsi="Times New Roman" w:cs="Times New Roman"/>
        </w:rPr>
      </w:pPr>
      <w:r w:rsidRPr="00FA5CF5">
        <w:rPr>
          <w:rFonts w:ascii="Times New Roman" w:hAnsi="Times New Roman" w:cs="Times New Roman"/>
        </w:rPr>
        <w:t xml:space="preserve">Argumentos </w:t>
      </w:r>
    </w:p>
    <w:p w14:paraId="33023441" w14:textId="4F43CC01" w:rsidR="007E1A91" w:rsidRPr="00FA5CF5" w:rsidRDefault="00BF16A0" w:rsidP="000C5BB0">
      <w:pPr>
        <w:pStyle w:val="Prrafodelista"/>
        <w:numPr>
          <w:ilvl w:val="0"/>
          <w:numId w:val="2"/>
        </w:numPr>
        <w:rPr>
          <w:rFonts w:ascii="Times New Roman" w:hAnsi="Times New Roman" w:cs="Times New Roman"/>
        </w:rPr>
      </w:pPr>
      <w:r w:rsidRPr="00FA5CF5">
        <w:rPr>
          <w:rFonts w:ascii="Times New Roman" w:hAnsi="Times New Roman" w:cs="Times New Roman"/>
        </w:rPr>
        <w:t xml:space="preserve">Les fue dado incluso un </w:t>
      </w:r>
      <w:proofErr w:type="spellStart"/>
      <w:r w:rsidRPr="00FA5CF5">
        <w:rPr>
          <w:rFonts w:ascii="Times New Roman" w:hAnsi="Times New Roman" w:cs="Times New Roman"/>
        </w:rPr>
        <w:t>estimonio</w:t>
      </w:r>
      <w:proofErr w:type="spellEnd"/>
      <w:r w:rsidRPr="00FA5CF5">
        <w:rPr>
          <w:rFonts w:ascii="Times New Roman" w:hAnsi="Times New Roman" w:cs="Times New Roman"/>
        </w:rPr>
        <w:t xml:space="preserve"> visible </w:t>
      </w:r>
      <w:proofErr w:type="gramStart"/>
      <w:r w:rsidRPr="00FA5CF5">
        <w:rPr>
          <w:rFonts w:ascii="Times New Roman" w:hAnsi="Times New Roman" w:cs="Times New Roman"/>
        </w:rPr>
        <w:t>pero</w:t>
      </w:r>
      <w:proofErr w:type="gramEnd"/>
      <w:r w:rsidRPr="00FA5CF5">
        <w:rPr>
          <w:rFonts w:ascii="Times New Roman" w:hAnsi="Times New Roman" w:cs="Times New Roman"/>
        </w:rPr>
        <w:t xml:space="preserve"> aun </w:t>
      </w:r>
      <w:proofErr w:type="gramStart"/>
      <w:r w:rsidRPr="00FA5CF5">
        <w:rPr>
          <w:rFonts w:ascii="Times New Roman" w:hAnsi="Times New Roman" w:cs="Times New Roman"/>
        </w:rPr>
        <w:t>así ,</w:t>
      </w:r>
      <w:proofErr w:type="gramEnd"/>
      <w:r w:rsidRPr="00FA5CF5">
        <w:rPr>
          <w:rFonts w:ascii="Times New Roman" w:hAnsi="Times New Roman" w:cs="Times New Roman"/>
        </w:rPr>
        <w:t xml:space="preserve"> ellos no quisieron </w:t>
      </w:r>
      <w:proofErr w:type="gramStart"/>
      <w:r w:rsidRPr="00FA5CF5">
        <w:rPr>
          <w:rFonts w:ascii="Times New Roman" w:hAnsi="Times New Roman" w:cs="Times New Roman"/>
        </w:rPr>
        <w:t>obedecer ,</w:t>
      </w:r>
      <w:proofErr w:type="gramEnd"/>
      <w:r w:rsidRPr="00FA5CF5">
        <w:rPr>
          <w:rFonts w:ascii="Times New Roman" w:hAnsi="Times New Roman" w:cs="Times New Roman"/>
        </w:rPr>
        <w:t xml:space="preserve"> su orgullo y su maldad estaban en un punto de </w:t>
      </w:r>
      <w:proofErr w:type="gramStart"/>
      <w:r w:rsidRPr="00FA5CF5">
        <w:rPr>
          <w:rFonts w:ascii="Times New Roman" w:hAnsi="Times New Roman" w:cs="Times New Roman"/>
        </w:rPr>
        <w:t>cúspide  ,</w:t>
      </w:r>
      <w:proofErr w:type="gramEnd"/>
      <w:r w:rsidRPr="00FA5CF5">
        <w:rPr>
          <w:rFonts w:ascii="Times New Roman" w:hAnsi="Times New Roman" w:cs="Times New Roman"/>
        </w:rPr>
        <w:t xml:space="preserve"> ya era muy tarde para dejar aquello que tanto </w:t>
      </w:r>
      <w:proofErr w:type="gramStart"/>
      <w:r w:rsidRPr="00FA5CF5">
        <w:rPr>
          <w:rFonts w:ascii="Times New Roman" w:hAnsi="Times New Roman" w:cs="Times New Roman"/>
        </w:rPr>
        <w:t>amada</w:t>
      </w:r>
      <w:proofErr w:type="gramEnd"/>
      <w:r w:rsidRPr="00FA5CF5">
        <w:rPr>
          <w:rFonts w:ascii="Times New Roman" w:hAnsi="Times New Roman" w:cs="Times New Roman"/>
        </w:rPr>
        <w:t xml:space="preserve"> aunque “Cada martillazo dado en la construcción del arca era un testimonio para la </w:t>
      </w:r>
      <w:proofErr w:type="spellStart"/>
      <w:proofErr w:type="gramStart"/>
      <w:r w:rsidRPr="00FA5CF5">
        <w:rPr>
          <w:rFonts w:ascii="Times New Roman" w:hAnsi="Times New Roman" w:cs="Times New Roman"/>
        </w:rPr>
        <w:t>gente.Al</w:t>
      </w:r>
      <w:proofErr w:type="spellEnd"/>
      <w:proofErr w:type="gramEnd"/>
      <w:r w:rsidRPr="00FA5CF5">
        <w:rPr>
          <w:rFonts w:ascii="Times New Roman" w:hAnsi="Times New Roman" w:cs="Times New Roman"/>
        </w:rPr>
        <w:t xml:space="preserve"> principio, pareció que muchos recibirían la advertencia; sin embargo, no se volvieron a Dios con verdadero arrepentimiento. No quisieron renunciar a sus pecados”</w:t>
      </w:r>
    </w:p>
    <w:p w14:paraId="155F68DE" w14:textId="0FC38EBD" w:rsidR="00BF16A0" w:rsidRPr="00FA5CF5" w:rsidRDefault="0087320D" w:rsidP="00BF16A0">
      <w:pPr>
        <w:pStyle w:val="Prrafodelista"/>
        <w:numPr>
          <w:ilvl w:val="0"/>
          <w:numId w:val="2"/>
        </w:numPr>
        <w:rPr>
          <w:rFonts w:ascii="Times New Roman" w:hAnsi="Times New Roman" w:cs="Times New Roman"/>
        </w:rPr>
      </w:pPr>
      <w:r w:rsidRPr="00FA5CF5">
        <w:rPr>
          <w:rFonts w:ascii="Times New Roman" w:hAnsi="Times New Roman" w:cs="Times New Roman"/>
        </w:rPr>
        <w:t xml:space="preserve">Noe es un gran ejemplo de fe sobre las crisis porque </w:t>
      </w:r>
      <w:proofErr w:type="gramStart"/>
      <w:r w:rsidRPr="00FA5CF5">
        <w:rPr>
          <w:rFonts w:ascii="Times New Roman" w:hAnsi="Times New Roman" w:cs="Times New Roman"/>
        </w:rPr>
        <w:t>“ se</w:t>
      </w:r>
      <w:proofErr w:type="gramEnd"/>
      <w:r w:rsidRPr="00FA5CF5">
        <w:rPr>
          <w:rFonts w:ascii="Times New Roman" w:hAnsi="Times New Roman" w:cs="Times New Roman"/>
        </w:rPr>
        <w:t xml:space="preserve"> mantuvo como una roca en medio de la tempestad. Rodeado por el desdén y el ridículo popular, se distinguió por su santa integridad y por su inconmovible fidelidad.</w:t>
      </w:r>
      <w:r w:rsidR="007E1A91" w:rsidRPr="00FA5CF5">
        <w:rPr>
          <w:rFonts w:ascii="Times New Roman" w:hAnsi="Times New Roman" w:cs="Times New Roman"/>
        </w:rPr>
        <w:t>”</w:t>
      </w:r>
    </w:p>
    <w:p w14:paraId="31385450" w14:textId="128695DF" w:rsidR="000C5BB0" w:rsidRPr="00FA5CF5" w:rsidRDefault="000C5BB0" w:rsidP="000C5BB0">
      <w:pPr>
        <w:pStyle w:val="Prrafodelista"/>
        <w:numPr>
          <w:ilvl w:val="0"/>
          <w:numId w:val="2"/>
        </w:numPr>
        <w:rPr>
          <w:rFonts w:ascii="Times New Roman" w:hAnsi="Times New Roman" w:cs="Times New Roman"/>
        </w:rPr>
      </w:pPr>
      <w:r w:rsidRPr="00FA5CF5">
        <w:rPr>
          <w:rFonts w:ascii="Times New Roman" w:hAnsi="Times New Roman" w:cs="Times New Roman"/>
        </w:rPr>
        <w:t xml:space="preserve">Fue un final lamentable para </w:t>
      </w:r>
      <w:proofErr w:type="gramStart"/>
      <w:r w:rsidRPr="00FA5CF5">
        <w:rPr>
          <w:rFonts w:ascii="Times New Roman" w:hAnsi="Times New Roman" w:cs="Times New Roman"/>
        </w:rPr>
        <w:t>ellos</w:t>
      </w:r>
      <w:proofErr w:type="gramEnd"/>
      <w:r w:rsidRPr="00FA5CF5">
        <w:rPr>
          <w:rFonts w:ascii="Times New Roman" w:hAnsi="Times New Roman" w:cs="Times New Roman"/>
        </w:rPr>
        <w:t xml:space="preserve"> pero al fin de </w:t>
      </w:r>
      <w:proofErr w:type="gramStart"/>
      <w:r w:rsidRPr="00FA5CF5">
        <w:rPr>
          <w:rFonts w:ascii="Times New Roman" w:hAnsi="Times New Roman" w:cs="Times New Roman"/>
        </w:rPr>
        <w:t>cuentas ,</w:t>
      </w:r>
      <w:proofErr w:type="gramEnd"/>
      <w:r w:rsidRPr="00FA5CF5">
        <w:rPr>
          <w:rFonts w:ascii="Times New Roman" w:hAnsi="Times New Roman" w:cs="Times New Roman"/>
        </w:rPr>
        <w:t xml:space="preserve"> ellos lo decidieron. </w:t>
      </w:r>
      <w:proofErr w:type="spellStart"/>
      <w:r w:rsidRPr="00FA5CF5">
        <w:rPr>
          <w:rFonts w:ascii="Times New Roman" w:hAnsi="Times New Roman" w:cs="Times New Roman"/>
        </w:rPr>
        <w:t>Finalmebte</w:t>
      </w:r>
      <w:proofErr w:type="spellEnd"/>
      <w:r w:rsidRPr="00FA5CF5">
        <w:rPr>
          <w:rFonts w:ascii="Times New Roman" w:hAnsi="Times New Roman" w:cs="Times New Roman"/>
        </w:rPr>
        <w:t xml:space="preserve"> llego el diluvio y solo los que aceptaron las palabras de </w:t>
      </w:r>
      <w:proofErr w:type="gramStart"/>
      <w:r w:rsidRPr="00FA5CF5">
        <w:rPr>
          <w:rFonts w:ascii="Times New Roman" w:hAnsi="Times New Roman" w:cs="Times New Roman"/>
        </w:rPr>
        <w:t>Dios ,</w:t>
      </w:r>
      <w:proofErr w:type="gramEnd"/>
      <w:r w:rsidRPr="00FA5CF5">
        <w:rPr>
          <w:rFonts w:ascii="Times New Roman" w:hAnsi="Times New Roman" w:cs="Times New Roman"/>
        </w:rPr>
        <w:t xml:space="preserve"> salvaron sus vidas porque “Noé quedó adentro y los que habían desechado la misericordia de Dios quedaron afuera. El sello del cielo fue puesto sobre la puerta; Dios la había cerrado, y solamente Dios podía abrirla. </w:t>
      </w:r>
      <w:r w:rsidR="00B353D7" w:rsidRPr="00FA5CF5">
        <w:rPr>
          <w:rFonts w:ascii="Times New Roman" w:hAnsi="Times New Roman" w:cs="Times New Roman"/>
        </w:rPr>
        <w:t>“</w:t>
      </w:r>
    </w:p>
    <w:p w14:paraId="41D0814D" w14:textId="77777777" w:rsidR="007E1A91" w:rsidRPr="00FA5CF5" w:rsidRDefault="007E1A91" w:rsidP="007E1A91">
      <w:pPr>
        <w:pStyle w:val="Prrafodelista"/>
        <w:rPr>
          <w:rFonts w:ascii="Times New Roman" w:hAnsi="Times New Roman" w:cs="Times New Roman"/>
        </w:rPr>
      </w:pPr>
    </w:p>
    <w:p w14:paraId="18613CDE" w14:textId="77777777" w:rsidR="003D74C5" w:rsidRPr="00FA5CF5" w:rsidRDefault="003D74C5" w:rsidP="00DD263B">
      <w:pPr>
        <w:rPr>
          <w:rFonts w:ascii="Times New Roman" w:hAnsi="Times New Roman" w:cs="Times New Roman"/>
        </w:rPr>
      </w:pPr>
    </w:p>
    <w:p w14:paraId="7EA637E4" w14:textId="77777777" w:rsidR="003D74C5" w:rsidRPr="00FA5CF5" w:rsidRDefault="003D74C5" w:rsidP="00DD263B">
      <w:pPr>
        <w:rPr>
          <w:rFonts w:ascii="Times New Roman" w:hAnsi="Times New Roman" w:cs="Times New Roman"/>
        </w:rPr>
      </w:pPr>
    </w:p>
    <w:p w14:paraId="289E1609" w14:textId="77777777" w:rsidR="003D74C5" w:rsidRPr="00FA5CF5" w:rsidRDefault="003D74C5" w:rsidP="00DD263B">
      <w:pPr>
        <w:rPr>
          <w:rFonts w:ascii="Times New Roman" w:hAnsi="Times New Roman" w:cs="Times New Roman"/>
        </w:rPr>
      </w:pPr>
    </w:p>
    <w:p w14:paraId="24F1DF10" w14:textId="77777777" w:rsidR="003D74C5" w:rsidRPr="00FA5CF5" w:rsidRDefault="003D74C5" w:rsidP="00DD263B">
      <w:pPr>
        <w:rPr>
          <w:rFonts w:ascii="Times New Roman" w:hAnsi="Times New Roman" w:cs="Times New Roman"/>
        </w:rPr>
      </w:pPr>
      <w:r w:rsidRPr="00FA5CF5">
        <w:rPr>
          <w:rFonts w:ascii="Times New Roman" w:hAnsi="Times New Roman" w:cs="Times New Roman"/>
        </w:rPr>
        <w:t xml:space="preserve">                                                       Análisis </w:t>
      </w:r>
    </w:p>
    <w:p w14:paraId="54990760" w14:textId="77777777" w:rsidR="002B7A93" w:rsidRPr="00FA5CF5" w:rsidRDefault="002B7A93" w:rsidP="00DD263B">
      <w:pPr>
        <w:rPr>
          <w:rFonts w:ascii="Times New Roman" w:hAnsi="Times New Roman" w:cs="Times New Roman"/>
        </w:rPr>
      </w:pPr>
    </w:p>
    <w:p w14:paraId="3A9C1ED1" w14:textId="77777777" w:rsidR="002B7A93" w:rsidRPr="00FA5CF5" w:rsidRDefault="002B7A93" w:rsidP="00DD263B">
      <w:pPr>
        <w:rPr>
          <w:rFonts w:ascii="Times New Roman" w:hAnsi="Times New Roman" w:cs="Times New Roman"/>
        </w:rPr>
      </w:pPr>
      <w:r w:rsidRPr="00FA5CF5">
        <w:rPr>
          <w:rFonts w:ascii="Times New Roman" w:hAnsi="Times New Roman" w:cs="Times New Roman"/>
        </w:rPr>
        <w:t xml:space="preserve">Aspectos relevantes del texto </w:t>
      </w:r>
    </w:p>
    <w:p w14:paraId="66148F2D" w14:textId="4A92EA57" w:rsidR="00B353D7" w:rsidRPr="00FA5CF5" w:rsidRDefault="00B353D7" w:rsidP="00B353D7">
      <w:pPr>
        <w:pStyle w:val="Prrafodelista"/>
        <w:numPr>
          <w:ilvl w:val="0"/>
          <w:numId w:val="2"/>
        </w:numPr>
        <w:rPr>
          <w:rFonts w:ascii="Times New Roman" w:hAnsi="Times New Roman" w:cs="Times New Roman"/>
        </w:rPr>
      </w:pPr>
      <w:r w:rsidRPr="00FA5CF5">
        <w:rPr>
          <w:rFonts w:ascii="Times New Roman" w:hAnsi="Times New Roman" w:cs="Times New Roman"/>
        </w:rPr>
        <w:t xml:space="preserve">El ser humano no llevaba mucho tiempo en la tierra después del pecado y a pesar de eso, </w:t>
      </w:r>
      <w:r w:rsidR="008E4C60" w:rsidRPr="00FA5CF5">
        <w:rPr>
          <w:rFonts w:ascii="Times New Roman" w:hAnsi="Times New Roman" w:cs="Times New Roman"/>
        </w:rPr>
        <w:t xml:space="preserve">su degradación era inmensa </w:t>
      </w:r>
    </w:p>
    <w:p w14:paraId="670244AF" w14:textId="59829C13" w:rsidR="008E4C60" w:rsidRPr="00FA5CF5" w:rsidRDefault="008E4C60" w:rsidP="00B353D7">
      <w:pPr>
        <w:pStyle w:val="Prrafodelista"/>
        <w:numPr>
          <w:ilvl w:val="0"/>
          <w:numId w:val="2"/>
        </w:numPr>
        <w:rPr>
          <w:rFonts w:ascii="Times New Roman" w:hAnsi="Times New Roman" w:cs="Times New Roman"/>
        </w:rPr>
      </w:pPr>
      <w:r w:rsidRPr="00FA5CF5">
        <w:rPr>
          <w:rFonts w:ascii="Times New Roman" w:hAnsi="Times New Roman" w:cs="Times New Roman"/>
        </w:rPr>
        <w:t xml:space="preserve">Hechos fascinantes ante sus ojos para incluso testimonio de los que lo </w:t>
      </w:r>
      <w:proofErr w:type="gramStart"/>
      <w:r w:rsidRPr="00FA5CF5">
        <w:rPr>
          <w:rFonts w:ascii="Times New Roman" w:hAnsi="Times New Roman" w:cs="Times New Roman"/>
        </w:rPr>
        <w:t>observaban</w:t>
      </w:r>
      <w:proofErr w:type="gramEnd"/>
      <w:r w:rsidRPr="00FA5CF5">
        <w:rPr>
          <w:rFonts w:ascii="Times New Roman" w:hAnsi="Times New Roman" w:cs="Times New Roman"/>
        </w:rPr>
        <w:t xml:space="preserve"> pero aun así no creyeron </w:t>
      </w:r>
    </w:p>
    <w:p w14:paraId="6017ED21" w14:textId="674C7FBA" w:rsidR="008E4C60" w:rsidRPr="00FA5CF5" w:rsidRDefault="008E4C60" w:rsidP="00B353D7">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gracia de Dios revelada. La historia final del conflicto revelada </w:t>
      </w:r>
    </w:p>
    <w:p w14:paraId="01D92C18" w14:textId="77777777" w:rsidR="002B7A93" w:rsidRPr="00FA5CF5" w:rsidRDefault="002B7A93" w:rsidP="00DD263B">
      <w:pPr>
        <w:rPr>
          <w:rFonts w:ascii="Times New Roman" w:hAnsi="Times New Roman" w:cs="Times New Roman"/>
        </w:rPr>
      </w:pPr>
      <w:proofErr w:type="gramStart"/>
      <w:r w:rsidRPr="00FA5CF5">
        <w:rPr>
          <w:rFonts w:ascii="Times New Roman" w:hAnsi="Times New Roman" w:cs="Times New Roman"/>
        </w:rPr>
        <w:t>Opinión personal</w:t>
      </w:r>
      <w:proofErr w:type="gramEnd"/>
      <w:r w:rsidRPr="00FA5CF5">
        <w:rPr>
          <w:rFonts w:ascii="Times New Roman" w:hAnsi="Times New Roman" w:cs="Times New Roman"/>
        </w:rPr>
        <w:t xml:space="preserve"> </w:t>
      </w:r>
    </w:p>
    <w:p w14:paraId="5DD98FA8" w14:textId="3F3084FE" w:rsidR="008E4C60" w:rsidRPr="00FA5CF5" w:rsidRDefault="00512764" w:rsidP="008E4C60">
      <w:pPr>
        <w:pStyle w:val="Prrafodelista"/>
        <w:numPr>
          <w:ilvl w:val="0"/>
          <w:numId w:val="2"/>
        </w:numPr>
        <w:rPr>
          <w:rFonts w:ascii="Times New Roman" w:hAnsi="Times New Roman" w:cs="Times New Roman"/>
        </w:rPr>
      </w:pPr>
      <w:r w:rsidRPr="00FA5CF5">
        <w:rPr>
          <w:rFonts w:ascii="Times New Roman" w:hAnsi="Times New Roman" w:cs="Times New Roman"/>
        </w:rPr>
        <w:lastRenderedPageBreak/>
        <w:t xml:space="preserve">Dios </w:t>
      </w:r>
      <w:proofErr w:type="spellStart"/>
      <w:r w:rsidRPr="00FA5CF5">
        <w:rPr>
          <w:rFonts w:ascii="Times New Roman" w:hAnsi="Times New Roman" w:cs="Times New Roman"/>
        </w:rPr>
        <w:t>sabia</w:t>
      </w:r>
      <w:proofErr w:type="spellEnd"/>
      <w:r w:rsidRPr="00FA5CF5">
        <w:rPr>
          <w:rFonts w:ascii="Times New Roman" w:hAnsi="Times New Roman" w:cs="Times New Roman"/>
        </w:rPr>
        <w:t xml:space="preserve"> que los habitantes no lo aceptarían y rechazarían sus </w:t>
      </w:r>
      <w:proofErr w:type="gramStart"/>
      <w:r w:rsidRPr="00FA5CF5">
        <w:rPr>
          <w:rFonts w:ascii="Times New Roman" w:hAnsi="Times New Roman" w:cs="Times New Roman"/>
        </w:rPr>
        <w:t>palabras ,</w:t>
      </w:r>
      <w:proofErr w:type="gramEnd"/>
      <w:r w:rsidRPr="00FA5CF5">
        <w:rPr>
          <w:rFonts w:ascii="Times New Roman" w:hAnsi="Times New Roman" w:cs="Times New Roman"/>
        </w:rPr>
        <w:t xml:space="preserve"> pero a pesar de </w:t>
      </w:r>
      <w:proofErr w:type="gramStart"/>
      <w:r w:rsidRPr="00FA5CF5">
        <w:rPr>
          <w:rFonts w:ascii="Times New Roman" w:hAnsi="Times New Roman" w:cs="Times New Roman"/>
        </w:rPr>
        <w:t>eso ,</w:t>
      </w:r>
      <w:proofErr w:type="gramEnd"/>
      <w:r w:rsidRPr="00FA5CF5">
        <w:rPr>
          <w:rFonts w:ascii="Times New Roman" w:hAnsi="Times New Roman" w:cs="Times New Roman"/>
        </w:rPr>
        <w:t xml:space="preserve"> les dio una </w:t>
      </w:r>
      <w:proofErr w:type="gramStart"/>
      <w:r w:rsidRPr="00FA5CF5">
        <w:rPr>
          <w:rFonts w:ascii="Times New Roman" w:hAnsi="Times New Roman" w:cs="Times New Roman"/>
        </w:rPr>
        <w:t>oportunidad ,</w:t>
      </w:r>
      <w:proofErr w:type="gramEnd"/>
      <w:r w:rsidRPr="00FA5CF5">
        <w:rPr>
          <w:rFonts w:ascii="Times New Roman" w:hAnsi="Times New Roman" w:cs="Times New Roman"/>
        </w:rPr>
        <w:t xml:space="preserve"> hablo a sus </w:t>
      </w:r>
      <w:proofErr w:type="gramStart"/>
      <w:r w:rsidRPr="00FA5CF5">
        <w:rPr>
          <w:rFonts w:ascii="Times New Roman" w:hAnsi="Times New Roman" w:cs="Times New Roman"/>
        </w:rPr>
        <w:t>corazones ,</w:t>
      </w:r>
      <w:proofErr w:type="gramEnd"/>
      <w:r w:rsidRPr="00FA5CF5">
        <w:rPr>
          <w:rFonts w:ascii="Times New Roman" w:hAnsi="Times New Roman" w:cs="Times New Roman"/>
        </w:rPr>
        <w:t xml:space="preserve"> mostro que no quería destrucción para </w:t>
      </w:r>
      <w:proofErr w:type="gramStart"/>
      <w:r w:rsidRPr="00FA5CF5">
        <w:rPr>
          <w:rFonts w:ascii="Times New Roman" w:hAnsi="Times New Roman" w:cs="Times New Roman"/>
        </w:rPr>
        <w:t>ellos ,</w:t>
      </w:r>
      <w:proofErr w:type="gramEnd"/>
      <w:r w:rsidRPr="00FA5CF5">
        <w:rPr>
          <w:rFonts w:ascii="Times New Roman" w:hAnsi="Times New Roman" w:cs="Times New Roman"/>
        </w:rPr>
        <w:t xml:space="preserve"> pero no aprovecharon la </w:t>
      </w:r>
      <w:r w:rsidR="00383770" w:rsidRPr="00FA5CF5">
        <w:rPr>
          <w:rFonts w:ascii="Times New Roman" w:hAnsi="Times New Roman" w:cs="Times New Roman"/>
        </w:rPr>
        <w:t xml:space="preserve">gracia </w:t>
      </w:r>
    </w:p>
    <w:p w14:paraId="3D46A44C" w14:textId="530B9BA1" w:rsidR="00512764" w:rsidRPr="00FA5CF5" w:rsidRDefault="000A0BD6" w:rsidP="008E4C60">
      <w:pPr>
        <w:pStyle w:val="Prrafodelista"/>
        <w:numPr>
          <w:ilvl w:val="0"/>
          <w:numId w:val="2"/>
        </w:numPr>
        <w:rPr>
          <w:rFonts w:ascii="Times New Roman" w:hAnsi="Times New Roman" w:cs="Times New Roman"/>
        </w:rPr>
      </w:pPr>
      <w:r w:rsidRPr="00FA5CF5">
        <w:rPr>
          <w:rFonts w:ascii="Times New Roman" w:hAnsi="Times New Roman" w:cs="Times New Roman"/>
        </w:rPr>
        <w:t xml:space="preserve">Al final de cuentas puede sonar muy controversial el hecho de que </w:t>
      </w:r>
      <w:proofErr w:type="gramStart"/>
      <w:r w:rsidRPr="00FA5CF5">
        <w:rPr>
          <w:rFonts w:ascii="Times New Roman" w:hAnsi="Times New Roman" w:cs="Times New Roman"/>
        </w:rPr>
        <w:t>Dios  haya</w:t>
      </w:r>
      <w:proofErr w:type="gramEnd"/>
      <w:r w:rsidRPr="00FA5CF5">
        <w:rPr>
          <w:rFonts w:ascii="Times New Roman" w:hAnsi="Times New Roman" w:cs="Times New Roman"/>
        </w:rPr>
        <w:t xml:space="preserve"> decidió destruir la </w:t>
      </w:r>
      <w:proofErr w:type="gramStart"/>
      <w:r w:rsidRPr="00FA5CF5">
        <w:rPr>
          <w:rFonts w:ascii="Times New Roman" w:hAnsi="Times New Roman" w:cs="Times New Roman"/>
        </w:rPr>
        <w:t>tierra</w:t>
      </w:r>
      <w:proofErr w:type="gramEnd"/>
      <w:r w:rsidRPr="00FA5CF5">
        <w:rPr>
          <w:rFonts w:ascii="Times New Roman" w:hAnsi="Times New Roman" w:cs="Times New Roman"/>
        </w:rPr>
        <w:t xml:space="preserve"> pero era la única manera de purificarla y que creciera mediante el linaje de los fieles </w:t>
      </w:r>
    </w:p>
    <w:p w14:paraId="33FFCD0F" w14:textId="64025DA3" w:rsidR="000A0BD6" w:rsidRPr="00FA5CF5" w:rsidRDefault="00406742" w:rsidP="008E4C60">
      <w:pPr>
        <w:pStyle w:val="Prrafodelista"/>
        <w:numPr>
          <w:ilvl w:val="0"/>
          <w:numId w:val="2"/>
        </w:numPr>
        <w:rPr>
          <w:rFonts w:ascii="Times New Roman" w:hAnsi="Times New Roman" w:cs="Times New Roman"/>
        </w:rPr>
      </w:pPr>
      <w:r w:rsidRPr="00FA5CF5">
        <w:rPr>
          <w:rFonts w:ascii="Times New Roman" w:hAnsi="Times New Roman" w:cs="Times New Roman"/>
        </w:rPr>
        <w:t xml:space="preserve">La importancia que tiene que </w:t>
      </w:r>
      <w:proofErr w:type="gramStart"/>
      <w:r w:rsidRPr="00FA5CF5">
        <w:rPr>
          <w:rFonts w:ascii="Times New Roman" w:hAnsi="Times New Roman" w:cs="Times New Roman"/>
        </w:rPr>
        <w:t>la personaje</w:t>
      </w:r>
      <w:proofErr w:type="gramEnd"/>
      <w:r w:rsidRPr="00FA5CF5">
        <w:rPr>
          <w:rFonts w:ascii="Times New Roman" w:hAnsi="Times New Roman" w:cs="Times New Roman"/>
        </w:rPr>
        <w:t xml:space="preserve"> que dirige el hogar sea fiel a </w:t>
      </w:r>
      <w:proofErr w:type="gramStart"/>
      <w:r w:rsidRPr="00FA5CF5">
        <w:rPr>
          <w:rFonts w:ascii="Times New Roman" w:hAnsi="Times New Roman" w:cs="Times New Roman"/>
        </w:rPr>
        <w:t>Dios ,</w:t>
      </w:r>
      <w:proofErr w:type="gramEnd"/>
      <w:r w:rsidRPr="00FA5CF5">
        <w:rPr>
          <w:rFonts w:ascii="Times New Roman" w:hAnsi="Times New Roman" w:cs="Times New Roman"/>
        </w:rPr>
        <w:t xml:space="preserve"> muchas veces por amor a ella, la gracia también alcanza para toda su casa </w:t>
      </w:r>
    </w:p>
    <w:p w14:paraId="32DBDF5D" w14:textId="77777777" w:rsidR="002B7A93" w:rsidRPr="00FA5CF5" w:rsidRDefault="002B7A93" w:rsidP="00DD263B">
      <w:pPr>
        <w:rPr>
          <w:rFonts w:ascii="Times New Roman" w:hAnsi="Times New Roman" w:cs="Times New Roman"/>
        </w:rPr>
      </w:pPr>
      <w:r w:rsidRPr="00FA5CF5">
        <w:rPr>
          <w:rFonts w:ascii="Times New Roman" w:hAnsi="Times New Roman" w:cs="Times New Roman"/>
        </w:rPr>
        <w:t xml:space="preserve">Relación del texto con la Biblia </w:t>
      </w:r>
    </w:p>
    <w:p w14:paraId="1B0A7017" w14:textId="77777777" w:rsidR="003A0507" w:rsidRPr="00FA5CF5" w:rsidRDefault="00406742" w:rsidP="003A0507">
      <w:pPr>
        <w:pStyle w:val="Prrafodelista"/>
        <w:rPr>
          <w:rFonts w:ascii="Times New Roman" w:hAnsi="Times New Roman" w:cs="Times New Roman"/>
        </w:rPr>
      </w:pPr>
      <w:r w:rsidRPr="00FA5CF5">
        <w:rPr>
          <w:rFonts w:ascii="Times New Roman" w:hAnsi="Times New Roman" w:cs="Times New Roman"/>
        </w:rPr>
        <w:t xml:space="preserve">Tiene relación directa </w:t>
      </w:r>
      <w:r w:rsidR="003A0507" w:rsidRPr="00FA5CF5">
        <w:rPr>
          <w:rFonts w:ascii="Times New Roman" w:hAnsi="Times New Roman" w:cs="Times New Roman"/>
        </w:rPr>
        <w:t xml:space="preserve">con el capitulo </w:t>
      </w:r>
      <w:proofErr w:type="gramStart"/>
      <w:r w:rsidR="003A0507" w:rsidRPr="00FA5CF5">
        <w:rPr>
          <w:rFonts w:ascii="Times New Roman" w:hAnsi="Times New Roman" w:cs="Times New Roman"/>
        </w:rPr>
        <w:t>6 ,</w:t>
      </w:r>
      <w:proofErr w:type="gramEnd"/>
      <w:r w:rsidR="003A0507" w:rsidRPr="00FA5CF5">
        <w:rPr>
          <w:rFonts w:ascii="Times New Roman" w:hAnsi="Times New Roman" w:cs="Times New Roman"/>
        </w:rPr>
        <w:t xml:space="preserve"> pero aquí citaremos algunas evidencias de lo antes mencionado:</w:t>
      </w:r>
    </w:p>
    <w:p w14:paraId="2B2B7248" w14:textId="1BD00A98" w:rsidR="00406742" w:rsidRPr="00FA5CF5" w:rsidRDefault="003A0507" w:rsidP="003A0507">
      <w:pPr>
        <w:pStyle w:val="Prrafodelista"/>
        <w:numPr>
          <w:ilvl w:val="0"/>
          <w:numId w:val="2"/>
        </w:numPr>
        <w:rPr>
          <w:rFonts w:ascii="Times New Roman" w:hAnsi="Times New Roman" w:cs="Times New Roman"/>
        </w:rPr>
      </w:pPr>
      <w:r w:rsidRPr="00FA5CF5">
        <w:rPr>
          <w:rFonts w:ascii="Times New Roman" w:hAnsi="Times New Roman" w:cs="Times New Roman"/>
        </w:rPr>
        <w:t xml:space="preserve"> </w:t>
      </w:r>
      <w:r w:rsidR="00BB4D7B" w:rsidRPr="00FA5CF5">
        <w:rPr>
          <w:rFonts w:ascii="Times New Roman" w:hAnsi="Times New Roman" w:cs="Times New Roman"/>
        </w:rPr>
        <w:t xml:space="preserve">“Vio Jehová que la maldad de los hombres era mucha en la tierra, y que todo designio de los pensamientos de su corazón solo era de continuo el mal [...]. La tierra se corrompió delante de Dios, y </w:t>
      </w:r>
      <w:proofErr w:type="gramStart"/>
      <w:r w:rsidR="00BB4D7B" w:rsidRPr="00FA5CF5">
        <w:rPr>
          <w:rFonts w:ascii="Times New Roman" w:hAnsi="Times New Roman" w:cs="Times New Roman"/>
        </w:rPr>
        <w:t>estaba  la</w:t>
      </w:r>
      <w:proofErr w:type="gramEnd"/>
      <w:r w:rsidR="00BB4D7B" w:rsidRPr="00FA5CF5">
        <w:rPr>
          <w:rFonts w:ascii="Times New Roman" w:hAnsi="Times New Roman" w:cs="Times New Roman"/>
        </w:rPr>
        <w:t xml:space="preserve"> tierra llena de violencia”. Génesis 6:5, 11. Dios había dado a los hombres sus mandamientos como norma de vida, pero su ley fue quebrantada, y como resultado cometieron todos los pecados concebibles. </w:t>
      </w:r>
    </w:p>
    <w:p w14:paraId="1EE0AA57" w14:textId="3B1525F7" w:rsidR="00BB4D7B" w:rsidRPr="00FA5CF5" w:rsidRDefault="00674191" w:rsidP="003A0507">
      <w:pPr>
        <w:pStyle w:val="Prrafodelista"/>
        <w:numPr>
          <w:ilvl w:val="0"/>
          <w:numId w:val="2"/>
        </w:numPr>
        <w:rPr>
          <w:rFonts w:ascii="Times New Roman" w:hAnsi="Times New Roman" w:cs="Times New Roman"/>
        </w:rPr>
      </w:pPr>
      <w:r w:rsidRPr="00FA5CF5">
        <w:rPr>
          <w:rFonts w:ascii="Times New Roman" w:hAnsi="Times New Roman" w:cs="Times New Roman"/>
        </w:rPr>
        <w:t>El mundo estaba en su infancia; no obstante, la iniquidad del género humano se había hecho tan profunda y general que Dios no pudo soportarla más; y dijo: “Borraré de la faz de la tierra a los hombres que he creado”. Vers. 7; véase el Apéndice, nota 1. Declaró que su Espíritu no contendería para siempre con la humanidad culpable.</w:t>
      </w:r>
    </w:p>
    <w:p w14:paraId="5AAF64CE" w14:textId="1FD308C7" w:rsidR="003A0507" w:rsidRPr="003A0507" w:rsidRDefault="003A0507" w:rsidP="003A0507">
      <w:pPr>
        <w:ind w:left="360"/>
        <w:rPr>
          <w:sz w:val="28"/>
          <w:szCs w:val="28"/>
        </w:rPr>
      </w:pPr>
    </w:p>
    <w:p w14:paraId="11493511" w14:textId="77777777" w:rsidR="002B7A93" w:rsidRDefault="002B7A93" w:rsidP="00DD263B">
      <w:pPr>
        <w:rPr>
          <w:rFonts w:ascii="Times New Roman" w:hAnsi="Times New Roman" w:cs="Times New Roman"/>
        </w:rPr>
      </w:pPr>
      <w:r w:rsidRPr="00FA5CF5">
        <w:rPr>
          <w:rFonts w:ascii="Times New Roman" w:hAnsi="Times New Roman" w:cs="Times New Roman"/>
        </w:rPr>
        <w:t xml:space="preserve">Concepto </w:t>
      </w:r>
    </w:p>
    <w:p w14:paraId="011B8D90" w14:textId="77777777" w:rsidR="00FA5CF5" w:rsidRDefault="00FA5CF5" w:rsidP="00DD263B">
      <w:pPr>
        <w:rPr>
          <w:rFonts w:ascii="Times New Roman" w:hAnsi="Times New Roman" w:cs="Times New Roman"/>
        </w:rPr>
      </w:pPr>
    </w:p>
    <w:p w14:paraId="7781846E" w14:textId="77777777" w:rsidR="00FA5CF5" w:rsidRPr="00FA5CF5" w:rsidRDefault="00FA5CF5" w:rsidP="00DD263B">
      <w:pPr>
        <w:rPr>
          <w:rFonts w:ascii="Times New Roman" w:hAnsi="Times New Roman" w:cs="Times New Roman"/>
        </w:rPr>
      </w:pPr>
    </w:p>
    <w:p w14:paraId="20BEA2AC" w14:textId="13BA1BF2" w:rsidR="00493F9C" w:rsidRPr="00FA5CF5" w:rsidRDefault="002B7A93" w:rsidP="00DD263B">
      <w:pPr>
        <w:rPr>
          <w:rFonts w:ascii="Times New Roman" w:hAnsi="Times New Roman" w:cs="Times New Roman"/>
        </w:rPr>
      </w:pPr>
      <w:r w:rsidRPr="00FA5CF5">
        <w:rPr>
          <w:rFonts w:ascii="Times New Roman" w:hAnsi="Times New Roman" w:cs="Times New Roman"/>
        </w:rPr>
        <w:t>Palabras clave</w:t>
      </w:r>
      <w:r w:rsidR="00FA5CF5">
        <w:rPr>
          <w:rFonts w:ascii="Times New Roman" w:hAnsi="Times New Roman" w:cs="Times New Roman"/>
        </w:rPr>
        <w:t xml:space="preserve">: </w:t>
      </w:r>
      <w:proofErr w:type="gramStart"/>
      <w:r w:rsidR="00FA5CF5">
        <w:rPr>
          <w:rFonts w:ascii="Times New Roman" w:hAnsi="Times New Roman" w:cs="Times New Roman"/>
        </w:rPr>
        <w:t>maldad ,</w:t>
      </w:r>
      <w:proofErr w:type="gramEnd"/>
      <w:r w:rsidR="00FA5CF5">
        <w:rPr>
          <w:rFonts w:ascii="Times New Roman" w:hAnsi="Times New Roman" w:cs="Times New Roman"/>
        </w:rPr>
        <w:t xml:space="preserve"> </w:t>
      </w:r>
      <w:proofErr w:type="gramStart"/>
      <w:r w:rsidR="00FA5CF5">
        <w:rPr>
          <w:rFonts w:ascii="Times New Roman" w:hAnsi="Times New Roman" w:cs="Times New Roman"/>
        </w:rPr>
        <w:t>hombre ,</w:t>
      </w:r>
      <w:proofErr w:type="gramEnd"/>
      <w:r w:rsidR="00FA5CF5">
        <w:rPr>
          <w:rFonts w:ascii="Times New Roman" w:hAnsi="Times New Roman" w:cs="Times New Roman"/>
        </w:rPr>
        <w:t xml:space="preserve"> </w:t>
      </w:r>
      <w:r w:rsidR="00871A33">
        <w:rPr>
          <w:rFonts w:ascii="Times New Roman" w:hAnsi="Times New Roman" w:cs="Times New Roman"/>
        </w:rPr>
        <w:t xml:space="preserve">ley </w:t>
      </w:r>
    </w:p>
    <w:p w14:paraId="78B351CC" w14:textId="77777777" w:rsidR="002B7A93" w:rsidRPr="00FA5CF5" w:rsidRDefault="002B7A93" w:rsidP="00DD263B">
      <w:pPr>
        <w:rPr>
          <w:rFonts w:ascii="Times New Roman" w:hAnsi="Times New Roman" w:cs="Times New Roman"/>
        </w:rPr>
      </w:pPr>
    </w:p>
    <w:p w14:paraId="08502765" w14:textId="77777777" w:rsidR="002B7A93" w:rsidRPr="00FA5CF5" w:rsidRDefault="002B7A93" w:rsidP="00DD263B">
      <w:pPr>
        <w:rPr>
          <w:rFonts w:ascii="Times New Roman" w:hAnsi="Times New Roman" w:cs="Times New Roman"/>
        </w:rPr>
      </w:pPr>
    </w:p>
    <w:p w14:paraId="614090B7" w14:textId="77777777" w:rsidR="002B7A93" w:rsidRPr="00FA5CF5" w:rsidRDefault="002B7A93" w:rsidP="00DD263B">
      <w:pPr>
        <w:rPr>
          <w:rFonts w:ascii="Times New Roman" w:hAnsi="Times New Roman" w:cs="Times New Roman"/>
        </w:rPr>
      </w:pPr>
    </w:p>
    <w:bookmarkEnd w:id="165"/>
    <w:p w14:paraId="05A8F0D1" w14:textId="77777777" w:rsidR="002B7A93" w:rsidRPr="00FA5CF5" w:rsidRDefault="002B7A93" w:rsidP="002B7A93">
      <w:pPr>
        <w:rPr>
          <w:rFonts w:ascii="Times New Roman" w:hAnsi="Times New Roman" w:cs="Times New Roman"/>
        </w:rPr>
      </w:pPr>
    </w:p>
    <w:p w14:paraId="3D2B2BF6" w14:textId="49377D39" w:rsidR="002B7A93" w:rsidRPr="00FA5CF5" w:rsidRDefault="002B7A93" w:rsidP="002B7A93">
      <w:pPr>
        <w:rPr>
          <w:rFonts w:ascii="Times New Roman" w:hAnsi="Times New Roman" w:cs="Times New Roman"/>
        </w:rPr>
      </w:pPr>
      <w:r w:rsidRPr="00FA5CF5">
        <w:rPr>
          <w:rFonts w:ascii="Times New Roman" w:hAnsi="Times New Roman" w:cs="Times New Roman"/>
        </w:rPr>
        <w:t xml:space="preserve">                                    </w:t>
      </w:r>
      <w:proofErr w:type="spellStart"/>
      <w:r w:rsidRPr="00FA5CF5">
        <w:rPr>
          <w:rFonts w:ascii="Times New Roman" w:hAnsi="Times New Roman" w:cs="Times New Roman"/>
        </w:rPr>
        <w:t>Capitulo</w:t>
      </w:r>
      <w:proofErr w:type="spellEnd"/>
      <w:r w:rsidRPr="00FA5CF5">
        <w:rPr>
          <w:rFonts w:ascii="Times New Roman" w:hAnsi="Times New Roman" w:cs="Times New Roman"/>
        </w:rPr>
        <w:t xml:space="preserve"> </w:t>
      </w:r>
      <w:proofErr w:type="gramStart"/>
      <w:r w:rsidRPr="00FA5CF5">
        <w:rPr>
          <w:rFonts w:ascii="Times New Roman" w:hAnsi="Times New Roman" w:cs="Times New Roman"/>
        </w:rPr>
        <w:t xml:space="preserve">8  </w:t>
      </w:r>
      <w:proofErr w:type="spellStart"/>
      <w:r w:rsidR="00156328" w:rsidRPr="00FA5CF5">
        <w:rPr>
          <w:rFonts w:ascii="Times New Roman" w:hAnsi="Times New Roman" w:cs="Times New Roman"/>
        </w:rPr>
        <w:t>Despues</w:t>
      </w:r>
      <w:proofErr w:type="spellEnd"/>
      <w:proofErr w:type="gramEnd"/>
      <w:r w:rsidR="00156328" w:rsidRPr="00FA5CF5">
        <w:rPr>
          <w:rFonts w:ascii="Times New Roman" w:hAnsi="Times New Roman" w:cs="Times New Roman"/>
        </w:rPr>
        <w:t xml:space="preserve"> del diluvio </w:t>
      </w:r>
      <w:r w:rsidRPr="00FA5CF5">
        <w:rPr>
          <w:rFonts w:ascii="Times New Roman" w:hAnsi="Times New Roman" w:cs="Times New Roman"/>
        </w:rPr>
        <w:t xml:space="preserve">  </w:t>
      </w:r>
    </w:p>
    <w:p w14:paraId="3C425263" w14:textId="77777777" w:rsidR="002B7A93" w:rsidRPr="00FA5CF5" w:rsidRDefault="002B7A93" w:rsidP="002B7A93">
      <w:pPr>
        <w:rPr>
          <w:rFonts w:ascii="Times New Roman" w:hAnsi="Times New Roman" w:cs="Times New Roman"/>
        </w:rPr>
      </w:pPr>
      <w:r w:rsidRPr="00FA5CF5">
        <w:rPr>
          <w:rFonts w:ascii="Times New Roman" w:hAnsi="Times New Roman" w:cs="Times New Roman"/>
        </w:rPr>
        <w:t xml:space="preserve">                                            Resumen</w:t>
      </w:r>
    </w:p>
    <w:p w14:paraId="575F6785" w14:textId="77777777" w:rsidR="002B7A93" w:rsidRPr="00FA5CF5" w:rsidRDefault="002B7A93" w:rsidP="002B7A93">
      <w:pPr>
        <w:rPr>
          <w:rFonts w:ascii="Times New Roman" w:hAnsi="Times New Roman" w:cs="Times New Roman"/>
        </w:rPr>
      </w:pPr>
    </w:p>
    <w:p w14:paraId="02134511" w14:textId="77777777" w:rsidR="002B7A93" w:rsidRPr="00FA5CF5" w:rsidRDefault="002B7A93" w:rsidP="002B7A93">
      <w:pPr>
        <w:rPr>
          <w:rFonts w:ascii="Times New Roman" w:hAnsi="Times New Roman" w:cs="Times New Roman"/>
        </w:rPr>
      </w:pPr>
    </w:p>
    <w:p w14:paraId="384D584C" w14:textId="77777777" w:rsidR="002B7A93" w:rsidRPr="00FA5CF5" w:rsidRDefault="002B7A93" w:rsidP="002B7A93">
      <w:pPr>
        <w:rPr>
          <w:rFonts w:ascii="Times New Roman" w:hAnsi="Times New Roman" w:cs="Times New Roman"/>
        </w:rPr>
      </w:pPr>
    </w:p>
    <w:p w14:paraId="0A411B28" w14:textId="77777777" w:rsidR="002B7A93" w:rsidRDefault="002B7A93" w:rsidP="002B7A93">
      <w:pPr>
        <w:rPr>
          <w:rFonts w:ascii="Times New Roman" w:hAnsi="Times New Roman" w:cs="Times New Roman"/>
        </w:rPr>
      </w:pPr>
      <w:r w:rsidRPr="00FA5CF5">
        <w:rPr>
          <w:rFonts w:ascii="Times New Roman" w:hAnsi="Times New Roman" w:cs="Times New Roman"/>
        </w:rPr>
        <w:t>Contenido principal</w:t>
      </w:r>
    </w:p>
    <w:p w14:paraId="03D9199B" w14:textId="5CD3A516" w:rsidR="00871A33" w:rsidRDefault="00871A33" w:rsidP="00871A33">
      <w:pPr>
        <w:pStyle w:val="Prrafodelista"/>
        <w:numPr>
          <w:ilvl w:val="0"/>
          <w:numId w:val="2"/>
        </w:numPr>
        <w:rPr>
          <w:rFonts w:ascii="Times New Roman" w:hAnsi="Times New Roman" w:cs="Times New Roman"/>
        </w:rPr>
      </w:pPr>
      <w:r>
        <w:rPr>
          <w:rFonts w:ascii="Times New Roman" w:hAnsi="Times New Roman" w:cs="Times New Roman"/>
        </w:rPr>
        <w:t>La paciencia arraigada al tiempo de espera para salir del arca</w:t>
      </w:r>
    </w:p>
    <w:p w14:paraId="77319D52" w14:textId="16057622" w:rsidR="00593051" w:rsidRDefault="00593051" w:rsidP="00593051">
      <w:pPr>
        <w:pStyle w:val="Prrafodelista"/>
        <w:numPr>
          <w:ilvl w:val="0"/>
          <w:numId w:val="2"/>
        </w:numPr>
        <w:rPr>
          <w:rFonts w:ascii="Times New Roman" w:hAnsi="Times New Roman" w:cs="Times New Roman"/>
        </w:rPr>
      </w:pPr>
      <w:r>
        <w:rPr>
          <w:rFonts w:ascii="Times New Roman" w:hAnsi="Times New Roman" w:cs="Times New Roman"/>
        </w:rPr>
        <w:t xml:space="preserve">La actitud de Noe al salir del arca (al ser su primer trabajo el hacer un </w:t>
      </w:r>
      <w:proofErr w:type="spellStart"/>
      <w:r>
        <w:rPr>
          <w:rFonts w:ascii="Times New Roman" w:hAnsi="Times New Roman" w:cs="Times New Roman"/>
        </w:rPr>
        <w:t>latar</w:t>
      </w:r>
      <w:proofErr w:type="spellEnd"/>
      <w:r>
        <w:rPr>
          <w:rFonts w:ascii="Times New Roman" w:hAnsi="Times New Roman" w:cs="Times New Roman"/>
        </w:rPr>
        <w:t xml:space="preserve"> y adorar a Dios)</w:t>
      </w:r>
    </w:p>
    <w:p w14:paraId="710A7D3D" w14:textId="4277926D" w:rsidR="00593051" w:rsidRPr="00593051" w:rsidRDefault="00746627" w:rsidP="00593051">
      <w:pPr>
        <w:pStyle w:val="Prrafodelista"/>
        <w:numPr>
          <w:ilvl w:val="0"/>
          <w:numId w:val="2"/>
        </w:numPr>
        <w:rPr>
          <w:rFonts w:ascii="Times New Roman" w:hAnsi="Times New Roman" w:cs="Times New Roman"/>
        </w:rPr>
      </w:pPr>
      <w:r>
        <w:rPr>
          <w:rFonts w:ascii="Times New Roman" w:hAnsi="Times New Roman" w:cs="Times New Roman"/>
        </w:rPr>
        <w:t xml:space="preserve">Los cambios sobre la tierra a causa del diluvio </w:t>
      </w:r>
    </w:p>
    <w:p w14:paraId="7EBB72D8" w14:textId="77777777" w:rsidR="002B7A93" w:rsidRDefault="002B7A93" w:rsidP="002B7A93">
      <w:pPr>
        <w:rPr>
          <w:rFonts w:ascii="Times New Roman" w:hAnsi="Times New Roman" w:cs="Times New Roman"/>
        </w:rPr>
      </w:pPr>
      <w:r w:rsidRPr="00FA5CF5">
        <w:rPr>
          <w:rFonts w:ascii="Times New Roman" w:hAnsi="Times New Roman" w:cs="Times New Roman"/>
        </w:rPr>
        <w:t xml:space="preserve">Ideas principales </w:t>
      </w:r>
    </w:p>
    <w:p w14:paraId="2DED3468" w14:textId="6F35EEEE" w:rsidR="00746627" w:rsidRDefault="00305572" w:rsidP="00746627">
      <w:pPr>
        <w:pStyle w:val="Prrafodelista"/>
        <w:numPr>
          <w:ilvl w:val="0"/>
          <w:numId w:val="2"/>
        </w:numPr>
        <w:rPr>
          <w:rFonts w:ascii="Times New Roman" w:hAnsi="Times New Roman" w:cs="Times New Roman"/>
        </w:rPr>
      </w:pPr>
      <w:r>
        <w:rPr>
          <w:rFonts w:ascii="Times New Roman" w:hAnsi="Times New Roman" w:cs="Times New Roman"/>
        </w:rPr>
        <w:t>La guía de Dios sobre el arca</w:t>
      </w:r>
    </w:p>
    <w:p w14:paraId="656F15EC" w14:textId="3CC23515" w:rsidR="00305572" w:rsidRDefault="00305572" w:rsidP="00746627">
      <w:pPr>
        <w:pStyle w:val="Prrafodelista"/>
        <w:numPr>
          <w:ilvl w:val="0"/>
          <w:numId w:val="2"/>
        </w:numPr>
        <w:rPr>
          <w:rFonts w:ascii="Times New Roman" w:hAnsi="Times New Roman" w:cs="Times New Roman"/>
        </w:rPr>
      </w:pPr>
      <w:r>
        <w:rPr>
          <w:rFonts w:ascii="Times New Roman" w:hAnsi="Times New Roman" w:cs="Times New Roman"/>
        </w:rPr>
        <w:t xml:space="preserve">El contraste con la segunda venida y la destrucción </w:t>
      </w:r>
      <w:proofErr w:type="gramStart"/>
      <w:r>
        <w:rPr>
          <w:rFonts w:ascii="Times New Roman" w:hAnsi="Times New Roman" w:cs="Times New Roman"/>
        </w:rPr>
        <w:t>delos</w:t>
      </w:r>
      <w:proofErr w:type="gramEnd"/>
      <w:r>
        <w:rPr>
          <w:rFonts w:ascii="Times New Roman" w:hAnsi="Times New Roman" w:cs="Times New Roman"/>
        </w:rPr>
        <w:t xml:space="preserve"> impíos </w:t>
      </w:r>
    </w:p>
    <w:p w14:paraId="6E7C6340" w14:textId="7D83CC19" w:rsidR="00305572" w:rsidRPr="00746627" w:rsidRDefault="000248C9" w:rsidP="00746627">
      <w:pPr>
        <w:pStyle w:val="Prrafodelista"/>
        <w:numPr>
          <w:ilvl w:val="0"/>
          <w:numId w:val="2"/>
        </w:numPr>
        <w:rPr>
          <w:rFonts w:ascii="Times New Roman" w:hAnsi="Times New Roman" w:cs="Times New Roman"/>
        </w:rPr>
      </w:pPr>
      <w:r>
        <w:rPr>
          <w:rFonts w:ascii="Times New Roman" w:hAnsi="Times New Roman" w:cs="Times New Roman"/>
        </w:rPr>
        <w:t xml:space="preserve">El cuidado de Dios hacia la familia de Noe y </w:t>
      </w:r>
      <w:proofErr w:type="spellStart"/>
      <w:proofErr w:type="gramStart"/>
      <w:r>
        <w:rPr>
          <w:rFonts w:ascii="Times New Roman" w:hAnsi="Times New Roman" w:cs="Times New Roman"/>
        </w:rPr>
        <w:t>losanimales</w:t>
      </w:r>
      <w:proofErr w:type="spellEnd"/>
      <w:r>
        <w:rPr>
          <w:rFonts w:ascii="Times New Roman" w:hAnsi="Times New Roman" w:cs="Times New Roman"/>
        </w:rPr>
        <w:t>(</w:t>
      </w:r>
      <w:proofErr w:type="gramEnd"/>
      <w:r>
        <w:rPr>
          <w:rFonts w:ascii="Times New Roman" w:hAnsi="Times New Roman" w:cs="Times New Roman"/>
        </w:rPr>
        <w:t>la constante armonía que manejo entre ellos)</w:t>
      </w:r>
    </w:p>
    <w:p w14:paraId="7831B3D7" w14:textId="77777777" w:rsidR="002B7A93" w:rsidRDefault="002B7A93" w:rsidP="002B7A93">
      <w:pPr>
        <w:rPr>
          <w:rFonts w:ascii="Times New Roman" w:hAnsi="Times New Roman" w:cs="Times New Roman"/>
        </w:rPr>
      </w:pPr>
      <w:r w:rsidRPr="00FA5CF5">
        <w:rPr>
          <w:rFonts w:ascii="Times New Roman" w:hAnsi="Times New Roman" w:cs="Times New Roman"/>
        </w:rPr>
        <w:t xml:space="preserve">Ideas secundarias </w:t>
      </w:r>
    </w:p>
    <w:p w14:paraId="77B01318" w14:textId="165056EB" w:rsidR="000248C9" w:rsidRDefault="00550102" w:rsidP="002B7A93">
      <w:pPr>
        <w:rPr>
          <w:rFonts w:ascii="Times New Roman" w:hAnsi="Times New Roman" w:cs="Times New Roman"/>
        </w:rPr>
      </w:pPr>
      <w:r>
        <w:rPr>
          <w:rFonts w:ascii="Times New Roman" w:hAnsi="Times New Roman" w:cs="Times New Roman"/>
        </w:rPr>
        <w:t xml:space="preserve">De esta podemos sacar una idea muy amplia y es el contraste con la segunda </w:t>
      </w:r>
      <w:proofErr w:type="gramStart"/>
      <w:r>
        <w:rPr>
          <w:rFonts w:ascii="Times New Roman" w:hAnsi="Times New Roman" w:cs="Times New Roman"/>
        </w:rPr>
        <w:t>venida ,</w:t>
      </w:r>
      <w:proofErr w:type="gramEnd"/>
      <w:r>
        <w:rPr>
          <w:rFonts w:ascii="Times New Roman" w:hAnsi="Times New Roman" w:cs="Times New Roman"/>
        </w:rPr>
        <w:t xml:space="preserve"> estrechamente relacionada con el capitulo pasado tenemos: </w:t>
      </w:r>
    </w:p>
    <w:p w14:paraId="19C2BD66" w14:textId="2BDB306E" w:rsidR="00550102" w:rsidRDefault="00550102" w:rsidP="00550102">
      <w:pPr>
        <w:pStyle w:val="Prrafodelista"/>
        <w:numPr>
          <w:ilvl w:val="0"/>
          <w:numId w:val="2"/>
        </w:numPr>
        <w:rPr>
          <w:rFonts w:ascii="Times New Roman" w:hAnsi="Times New Roman" w:cs="Times New Roman"/>
        </w:rPr>
      </w:pPr>
      <w:bookmarkStart w:id="166" w:name="_Hlk214199369"/>
      <w:r>
        <w:rPr>
          <w:rFonts w:ascii="Times New Roman" w:hAnsi="Times New Roman" w:cs="Times New Roman"/>
        </w:rPr>
        <w:t xml:space="preserve">La predicación (los 120 años de gracia) y la predicación actual que se lleva sobre la segunda </w:t>
      </w:r>
      <w:proofErr w:type="spellStart"/>
      <w:r>
        <w:rPr>
          <w:rFonts w:ascii="Times New Roman" w:hAnsi="Times New Roman" w:cs="Times New Roman"/>
        </w:rPr>
        <w:t>vemida</w:t>
      </w:r>
      <w:proofErr w:type="spellEnd"/>
      <w:r>
        <w:rPr>
          <w:rFonts w:ascii="Times New Roman" w:hAnsi="Times New Roman" w:cs="Times New Roman"/>
        </w:rPr>
        <w:t xml:space="preserve"> de </w:t>
      </w:r>
      <w:proofErr w:type="spellStart"/>
      <w:r>
        <w:rPr>
          <w:rFonts w:ascii="Times New Roman" w:hAnsi="Times New Roman" w:cs="Times New Roman"/>
        </w:rPr>
        <w:t>jesus</w:t>
      </w:r>
      <w:proofErr w:type="spellEnd"/>
      <w:r>
        <w:rPr>
          <w:rFonts w:ascii="Times New Roman" w:hAnsi="Times New Roman" w:cs="Times New Roman"/>
        </w:rPr>
        <w:t xml:space="preserve"> </w:t>
      </w:r>
    </w:p>
    <w:p w14:paraId="5E2E5B58" w14:textId="3AF00E11" w:rsidR="00550102" w:rsidRDefault="00550102" w:rsidP="00550102">
      <w:pPr>
        <w:pStyle w:val="Prrafodelista"/>
        <w:numPr>
          <w:ilvl w:val="0"/>
          <w:numId w:val="2"/>
        </w:numPr>
        <w:rPr>
          <w:rFonts w:ascii="Times New Roman" w:hAnsi="Times New Roman" w:cs="Times New Roman"/>
        </w:rPr>
      </w:pPr>
      <w:r>
        <w:rPr>
          <w:rFonts w:ascii="Times New Roman" w:hAnsi="Times New Roman" w:cs="Times New Roman"/>
        </w:rPr>
        <w:t>La destrucción de los impíos (con agua en ese momento) y la futura muerte eterna de los impíos (que será con fuego y azufre)</w:t>
      </w:r>
    </w:p>
    <w:p w14:paraId="28925A0B" w14:textId="77B30465" w:rsidR="00550102" w:rsidRPr="00A95BCB" w:rsidRDefault="00550102" w:rsidP="00A95BCB">
      <w:pPr>
        <w:pStyle w:val="Prrafodelista"/>
        <w:numPr>
          <w:ilvl w:val="0"/>
          <w:numId w:val="2"/>
        </w:numPr>
        <w:rPr>
          <w:rFonts w:ascii="Times New Roman" w:hAnsi="Times New Roman" w:cs="Times New Roman"/>
        </w:rPr>
      </w:pPr>
      <w:r>
        <w:rPr>
          <w:rFonts w:ascii="Times New Roman" w:hAnsi="Times New Roman" w:cs="Times New Roman"/>
        </w:rPr>
        <w:t xml:space="preserve">La tierra desolada </w:t>
      </w:r>
      <w:proofErr w:type="spellStart"/>
      <w:r>
        <w:rPr>
          <w:rFonts w:ascii="Times New Roman" w:hAnsi="Times New Roman" w:cs="Times New Roman"/>
        </w:rPr>
        <w:t>depues</w:t>
      </w:r>
      <w:proofErr w:type="spellEnd"/>
      <w:r>
        <w:rPr>
          <w:rFonts w:ascii="Times New Roman" w:hAnsi="Times New Roman" w:cs="Times New Roman"/>
        </w:rPr>
        <w:t xml:space="preserve"> del diluvio </w:t>
      </w:r>
      <w:r w:rsidR="00A95BCB">
        <w:rPr>
          <w:rFonts w:ascii="Times New Roman" w:hAnsi="Times New Roman" w:cs="Times New Roman"/>
        </w:rPr>
        <w:t>y la tierra futuramente desolada luego de la segunda venida (durante el milenio)</w:t>
      </w:r>
      <w:r w:rsidR="00A95BCB" w:rsidRPr="00A95BCB">
        <w:rPr>
          <w:rFonts w:ascii="Times New Roman" w:hAnsi="Times New Roman" w:cs="Times New Roman"/>
        </w:rPr>
        <w:t xml:space="preserve"> </w:t>
      </w:r>
    </w:p>
    <w:p w14:paraId="60E08F2B" w14:textId="62CC576A" w:rsidR="00A95BCB" w:rsidRDefault="00A95BCB" w:rsidP="00550102">
      <w:pPr>
        <w:pStyle w:val="Prrafodelista"/>
        <w:numPr>
          <w:ilvl w:val="0"/>
          <w:numId w:val="2"/>
        </w:numPr>
        <w:rPr>
          <w:rFonts w:ascii="Times New Roman" w:hAnsi="Times New Roman" w:cs="Times New Roman"/>
        </w:rPr>
      </w:pPr>
      <w:r>
        <w:rPr>
          <w:rFonts w:ascii="Times New Roman" w:hAnsi="Times New Roman" w:cs="Times New Roman"/>
        </w:rPr>
        <w:t xml:space="preserve">La actitud de adoración de los que fueron alcanzados por la gracia y la futura constante adoración de los salvos luego del mileno (antes y por toda la </w:t>
      </w:r>
      <w:proofErr w:type="gramStart"/>
      <w:r>
        <w:rPr>
          <w:rFonts w:ascii="Times New Roman" w:hAnsi="Times New Roman" w:cs="Times New Roman"/>
        </w:rPr>
        <w:t>eternidad ,</w:t>
      </w:r>
      <w:proofErr w:type="gramEnd"/>
      <w:r>
        <w:rPr>
          <w:rFonts w:ascii="Times New Roman" w:hAnsi="Times New Roman" w:cs="Times New Roman"/>
        </w:rPr>
        <w:t xml:space="preserve"> claro)</w:t>
      </w:r>
    </w:p>
    <w:bookmarkEnd w:id="166"/>
    <w:p w14:paraId="10D5BABB" w14:textId="77777777" w:rsidR="00A95BCB" w:rsidRPr="00AD1A6A" w:rsidRDefault="00A95BCB" w:rsidP="00AD1A6A">
      <w:pPr>
        <w:ind w:left="360"/>
        <w:rPr>
          <w:rFonts w:ascii="Times New Roman" w:hAnsi="Times New Roman" w:cs="Times New Roman"/>
        </w:rPr>
      </w:pPr>
    </w:p>
    <w:p w14:paraId="25CD2430" w14:textId="77777777" w:rsidR="002B7A93" w:rsidRPr="00FA5CF5" w:rsidRDefault="002B7A93" w:rsidP="002B7A93">
      <w:pPr>
        <w:rPr>
          <w:rFonts w:ascii="Times New Roman" w:hAnsi="Times New Roman" w:cs="Times New Roman"/>
        </w:rPr>
      </w:pPr>
      <w:r w:rsidRPr="00FA5CF5">
        <w:rPr>
          <w:rFonts w:ascii="Times New Roman" w:hAnsi="Times New Roman" w:cs="Times New Roman"/>
        </w:rPr>
        <w:t xml:space="preserve">Argumentos </w:t>
      </w:r>
    </w:p>
    <w:p w14:paraId="3EC83421" w14:textId="31DFB159" w:rsidR="00AD1A6A" w:rsidRDefault="00216B71" w:rsidP="005D2BEA">
      <w:pPr>
        <w:pStyle w:val="Prrafodelista"/>
        <w:numPr>
          <w:ilvl w:val="0"/>
          <w:numId w:val="2"/>
        </w:numPr>
        <w:rPr>
          <w:rFonts w:ascii="Times New Roman" w:hAnsi="Times New Roman" w:cs="Times New Roman"/>
        </w:rPr>
      </w:pPr>
      <w:r>
        <w:rPr>
          <w:rFonts w:ascii="Times New Roman" w:hAnsi="Times New Roman" w:cs="Times New Roman"/>
        </w:rPr>
        <w:t xml:space="preserve">A pesar de obedecer a </w:t>
      </w:r>
      <w:proofErr w:type="gramStart"/>
      <w:r>
        <w:rPr>
          <w:rFonts w:ascii="Times New Roman" w:hAnsi="Times New Roman" w:cs="Times New Roman"/>
        </w:rPr>
        <w:t>Dios ,</w:t>
      </w:r>
      <w:proofErr w:type="gramEnd"/>
      <w:r>
        <w:rPr>
          <w:rFonts w:ascii="Times New Roman" w:hAnsi="Times New Roman" w:cs="Times New Roman"/>
        </w:rPr>
        <w:t xml:space="preserve"> </w:t>
      </w:r>
      <w:proofErr w:type="spellStart"/>
      <w:r>
        <w:rPr>
          <w:rFonts w:ascii="Times New Roman" w:hAnsi="Times New Roman" w:cs="Times New Roman"/>
        </w:rPr>
        <w:t>noe</w:t>
      </w:r>
      <w:proofErr w:type="spellEnd"/>
      <w:r>
        <w:rPr>
          <w:rFonts w:ascii="Times New Roman" w:hAnsi="Times New Roman" w:cs="Times New Roman"/>
        </w:rPr>
        <w:t xml:space="preserve"> y su familia querían ver otro rayo de </w:t>
      </w:r>
      <w:proofErr w:type="gramStart"/>
      <w:r>
        <w:rPr>
          <w:rFonts w:ascii="Times New Roman" w:hAnsi="Times New Roman" w:cs="Times New Roman"/>
        </w:rPr>
        <w:t>esperanza ,deseaban</w:t>
      </w:r>
      <w:proofErr w:type="gramEnd"/>
      <w:r>
        <w:rPr>
          <w:rFonts w:ascii="Times New Roman" w:hAnsi="Times New Roman" w:cs="Times New Roman"/>
        </w:rPr>
        <w:t xml:space="preserve"> vivir como antiguamente lo hacían y ahora sin el pecado que miraban </w:t>
      </w:r>
      <w:r w:rsidR="005D2BEA">
        <w:rPr>
          <w:rFonts w:ascii="Times New Roman" w:hAnsi="Times New Roman" w:cs="Times New Roman"/>
        </w:rPr>
        <w:t>constantemente podríamos decir que “</w:t>
      </w:r>
      <w:r w:rsidR="005D2BEA" w:rsidRPr="005D2BEA">
        <w:rPr>
          <w:rFonts w:ascii="Times New Roman" w:hAnsi="Times New Roman" w:cs="Times New Roman"/>
        </w:rPr>
        <w:t xml:space="preserve">Noé y su familia esperaban ansiosamente que bajaran las </w:t>
      </w:r>
      <w:proofErr w:type="spellStart"/>
      <w:proofErr w:type="gramStart"/>
      <w:r w:rsidR="005D2BEA" w:rsidRPr="005D2BEA">
        <w:rPr>
          <w:rFonts w:ascii="Times New Roman" w:hAnsi="Times New Roman" w:cs="Times New Roman"/>
        </w:rPr>
        <w:t>aguas;pues</w:t>
      </w:r>
      <w:proofErr w:type="spellEnd"/>
      <w:proofErr w:type="gramEnd"/>
      <w:r w:rsidR="005D2BEA" w:rsidRPr="005D2BEA">
        <w:rPr>
          <w:rFonts w:ascii="Times New Roman" w:hAnsi="Times New Roman" w:cs="Times New Roman"/>
        </w:rPr>
        <w:t xml:space="preserve"> anhelaban volver a pisar tierra firme.</w:t>
      </w:r>
      <w:r w:rsidR="005D2BEA">
        <w:rPr>
          <w:rFonts w:ascii="Times New Roman" w:hAnsi="Times New Roman" w:cs="Times New Roman"/>
        </w:rPr>
        <w:t>”</w:t>
      </w:r>
    </w:p>
    <w:p w14:paraId="33E07457" w14:textId="3E8C15B2" w:rsidR="005D2BEA" w:rsidRDefault="00A738DD" w:rsidP="00A738DD">
      <w:pPr>
        <w:pStyle w:val="Prrafodelista"/>
        <w:numPr>
          <w:ilvl w:val="0"/>
          <w:numId w:val="2"/>
        </w:numPr>
        <w:rPr>
          <w:rFonts w:ascii="Times New Roman" w:hAnsi="Times New Roman" w:cs="Times New Roman"/>
        </w:rPr>
      </w:pPr>
      <w:r>
        <w:rPr>
          <w:rFonts w:ascii="Times New Roman" w:hAnsi="Times New Roman" w:cs="Times New Roman"/>
        </w:rPr>
        <w:t xml:space="preserve">Ser conscientes de que nada nos pertenece y que todo es gracias a Dios nos hace tomar una actitud de adoración pura porque como Noe </w:t>
      </w:r>
      <w:proofErr w:type="gramStart"/>
      <w:r>
        <w:rPr>
          <w:rFonts w:ascii="Times New Roman" w:hAnsi="Times New Roman" w:cs="Times New Roman"/>
        </w:rPr>
        <w:t>que</w:t>
      </w:r>
      <w:proofErr w:type="gramEnd"/>
      <w:r>
        <w:rPr>
          <w:rFonts w:ascii="Times New Roman" w:hAnsi="Times New Roman" w:cs="Times New Roman"/>
        </w:rPr>
        <w:t xml:space="preserve"> aunque “H</w:t>
      </w:r>
      <w:r w:rsidRPr="00A738DD">
        <w:rPr>
          <w:rFonts w:ascii="Times New Roman" w:hAnsi="Times New Roman" w:cs="Times New Roman"/>
        </w:rPr>
        <w:t>abía regresado a una tierra desolada; pero antes de preparar una</w:t>
      </w:r>
      <w:r>
        <w:rPr>
          <w:rFonts w:ascii="Times New Roman" w:hAnsi="Times New Roman" w:cs="Times New Roman"/>
        </w:rPr>
        <w:t xml:space="preserve"> c</w:t>
      </w:r>
      <w:r w:rsidRPr="00A738DD">
        <w:rPr>
          <w:rFonts w:ascii="Times New Roman" w:hAnsi="Times New Roman" w:cs="Times New Roman"/>
        </w:rPr>
        <w:t xml:space="preserve">asa para sí mismo, </w:t>
      </w:r>
      <w:r w:rsidRPr="00A738DD">
        <w:rPr>
          <w:rFonts w:ascii="Times New Roman" w:hAnsi="Times New Roman" w:cs="Times New Roman"/>
        </w:rPr>
        <w:lastRenderedPageBreak/>
        <w:t>construyó un altar para Dios. Su ganado era</w:t>
      </w:r>
      <w:r>
        <w:rPr>
          <w:rFonts w:ascii="Times New Roman" w:hAnsi="Times New Roman" w:cs="Times New Roman"/>
        </w:rPr>
        <w:t xml:space="preserve"> </w:t>
      </w:r>
      <w:r w:rsidRPr="00A738DD">
        <w:rPr>
          <w:rFonts w:ascii="Times New Roman" w:hAnsi="Times New Roman" w:cs="Times New Roman"/>
        </w:rPr>
        <w:t>poco, y había sido conservado con gran esfuerzo. No obstante, con</w:t>
      </w:r>
      <w:r>
        <w:rPr>
          <w:rFonts w:ascii="Times New Roman" w:hAnsi="Times New Roman" w:cs="Times New Roman"/>
        </w:rPr>
        <w:t xml:space="preserve"> </w:t>
      </w:r>
      <w:r w:rsidRPr="00A738DD">
        <w:rPr>
          <w:rFonts w:ascii="Times New Roman" w:hAnsi="Times New Roman" w:cs="Times New Roman"/>
        </w:rPr>
        <w:t>alegría dio una parte al Señor, en reconocimiento de que todo era de</w:t>
      </w:r>
      <w:r>
        <w:rPr>
          <w:rFonts w:ascii="Times New Roman" w:hAnsi="Times New Roman" w:cs="Times New Roman"/>
        </w:rPr>
        <w:t xml:space="preserve"> </w:t>
      </w:r>
      <w:r w:rsidRPr="00A738DD">
        <w:rPr>
          <w:rFonts w:ascii="Times New Roman" w:hAnsi="Times New Roman" w:cs="Times New Roman"/>
        </w:rPr>
        <w:t xml:space="preserve">él. </w:t>
      </w:r>
      <w:proofErr w:type="gramStart"/>
      <w:r w:rsidRPr="00A738DD">
        <w:rPr>
          <w:rFonts w:ascii="Times New Roman" w:hAnsi="Times New Roman" w:cs="Times New Roman"/>
        </w:rPr>
        <w:t>Asimismo</w:t>
      </w:r>
      <w:proofErr w:type="gramEnd"/>
      <w:r w:rsidRPr="00A738DD">
        <w:rPr>
          <w:rFonts w:ascii="Times New Roman" w:hAnsi="Times New Roman" w:cs="Times New Roman"/>
        </w:rPr>
        <w:t xml:space="preserve"> nuestro primer deber consiste en dar a Dios nuestras</w:t>
      </w:r>
      <w:r>
        <w:rPr>
          <w:rFonts w:ascii="Times New Roman" w:hAnsi="Times New Roman" w:cs="Times New Roman"/>
        </w:rPr>
        <w:t xml:space="preserve"> </w:t>
      </w:r>
      <w:r w:rsidRPr="00A738DD">
        <w:rPr>
          <w:rFonts w:ascii="Times New Roman" w:hAnsi="Times New Roman" w:cs="Times New Roman"/>
        </w:rPr>
        <w:t>ofrendas voluntarias. Toda manifestación de su misericordia y su</w:t>
      </w:r>
      <w:r>
        <w:rPr>
          <w:rFonts w:ascii="Times New Roman" w:hAnsi="Times New Roman" w:cs="Times New Roman"/>
        </w:rPr>
        <w:t xml:space="preserve"> </w:t>
      </w:r>
      <w:r w:rsidRPr="00A738DD">
        <w:rPr>
          <w:rFonts w:ascii="Times New Roman" w:hAnsi="Times New Roman" w:cs="Times New Roman"/>
        </w:rPr>
        <w:t>amor hacia nosotros debe ser reconocida con gratitud, mediante</w:t>
      </w:r>
      <w:r>
        <w:rPr>
          <w:rFonts w:ascii="Times New Roman" w:hAnsi="Times New Roman" w:cs="Times New Roman"/>
        </w:rPr>
        <w:t xml:space="preserve"> </w:t>
      </w:r>
      <w:r w:rsidRPr="00A738DD">
        <w:rPr>
          <w:rFonts w:ascii="Times New Roman" w:hAnsi="Times New Roman" w:cs="Times New Roman"/>
        </w:rPr>
        <w:t>actos de devoción y ofrendas para su obr</w:t>
      </w:r>
      <w:r>
        <w:rPr>
          <w:rFonts w:ascii="Times New Roman" w:hAnsi="Times New Roman" w:cs="Times New Roman"/>
        </w:rPr>
        <w:t>a</w:t>
      </w:r>
    </w:p>
    <w:p w14:paraId="077321D5" w14:textId="647A134B" w:rsidR="00A738DD" w:rsidRPr="008967B7" w:rsidRDefault="008967B7" w:rsidP="008967B7">
      <w:pPr>
        <w:pStyle w:val="Prrafodelista"/>
        <w:numPr>
          <w:ilvl w:val="0"/>
          <w:numId w:val="2"/>
        </w:numPr>
        <w:rPr>
          <w:rFonts w:ascii="Times New Roman" w:hAnsi="Times New Roman" w:cs="Times New Roman"/>
        </w:rPr>
      </w:pPr>
      <w:r>
        <w:rPr>
          <w:rFonts w:ascii="Times New Roman" w:hAnsi="Times New Roman" w:cs="Times New Roman"/>
        </w:rPr>
        <w:t xml:space="preserve">Cada historia tiene una amplia brecha y una constante </w:t>
      </w:r>
      <w:proofErr w:type="gramStart"/>
      <w:r>
        <w:rPr>
          <w:rFonts w:ascii="Times New Roman" w:hAnsi="Times New Roman" w:cs="Times New Roman"/>
        </w:rPr>
        <w:t>repetición ,</w:t>
      </w:r>
      <w:proofErr w:type="gramEnd"/>
      <w:r>
        <w:rPr>
          <w:rFonts w:ascii="Times New Roman" w:hAnsi="Times New Roman" w:cs="Times New Roman"/>
        </w:rPr>
        <w:t xml:space="preserve"> pero siempre nos deja una lección acerca del conflicto de los siglos y es que “</w:t>
      </w:r>
      <w:r w:rsidRPr="008967B7">
        <w:rPr>
          <w:rFonts w:ascii="Times New Roman" w:hAnsi="Times New Roman" w:cs="Times New Roman"/>
        </w:rPr>
        <w:t>Así destruirá Dios a los impíos de la tierra. Pero los justos</w:t>
      </w:r>
      <w:r>
        <w:rPr>
          <w:rFonts w:ascii="Times New Roman" w:hAnsi="Times New Roman" w:cs="Times New Roman"/>
        </w:rPr>
        <w:t xml:space="preserve"> </w:t>
      </w:r>
      <w:r w:rsidRPr="008967B7">
        <w:rPr>
          <w:rFonts w:ascii="Times New Roman" w:hAnsi="Times New Roman" w:cs="Times New Roman"/>
        </w:rPr>
        <w:t>serán protegidos en medio de estas conmociones, como lo fue Noé</w:t>
      </w:r>
      <w:r>
        <w:rPr>
          <w:rFonts w:ascii="Times New Roman" w:hAnsi="Times New Roman" w:cs="Times New Roman"/>
        </w:rPr>
        <w:t xml:space="preserve"> e</w:t>
      </w:r>
      <w:r w:rsidRPr="008967B7">
        <w:rPr>
          <w:rFonts w:ascii="Times New Roman" w:hAnsi="Times New Roman" w:cs="Times New Roman"/>
        </w:rPr>
        <w:t>n el arca. Dios será su refugio y tendrán confianza bajo sus alas</w:t>
      </w:r>
      <w:r>
        <w:rPr>
          <w:rFonts w:ascii="Times New Roman" w:hAnsi="Times New Roman" w:cs="Times New Roman"/>
        </w:rPr>
        <w:t xml:space="preserve"> </w:t>
      </w:r>
      <w:r w:rsidRPr="008967B7">
        <w:rPr>
          <w:rFonts w:ascii="Times New Roman" w:hAnsi="Times New Roman" w:cs="Times New Roman"/>
        </w:rPr>
        <w:t>protectoras</w:t>
      </w:r>
      <w:r>
        <w:rPr>
          <w:rFonts w:ascii="Times New Roman" w:hAnsi="Times New Roman" w:cs="Times New Roman"/>
        </w:rPr>
        <w:t>”</w:t>
      </w:r>
    </w:p>
    <w:p w14:paraId="631AB85A" w14:textId="77777777" w:rsidR="002B7A93" w:rsidRPr="00FA5CF5" w:rsidRDefault="002B7A93" w:rsidP="002B7A93">
      <w:pPr>
        <w:rPr>
          <w:rFonts w:ascii="Times New Roman" w:hAnsi="Times New Roman" w:cs="Times New Roman"/>
        </w:rPr>
      </w:pPr>
    </w:p>
    <w:p w14:paraId="131F30A3" w14:textId="77777777" w:rsidR="002B7A93" w:rsidRPr="00FA5CF5" w:rsidRDefault="002B7A93" w:rsidP="002B7A93">
      <w:pPr>
        <w:rPr>
          <w:rFonts w:ascii="Times New Roman" w:hAnsi="Times New Roman" w:cs="Times New Roman"/>
        </w:rPr>
      </w:pPr>
    </w:p>
    <w:p w14:paraId="2E998BD2" w14:textId="77777777" w:rsidR="002B7A93" w:rsidRPr="00FA5CF5" w:rsidRDefault="002B7A93" w:rsidP="002B7A93">
      <w:pPr>
        <w:rPr>
          <w:rFonts w:ascii="Times New Roman" w:hAnsi="Times New Roman" w:cs="Times New Roman"/>
        </w:rPr>
      </w:pPr>
      <w:r w:rsidRPr="00FA5CF5">
        <w:rPr>
          <w:rFonts w:ascii="Times New Roman" w:hAnsi="Times New Roman" w:cs="Times New Roman"/>
        </w:rPr>
        <w:t xml:space="preserve">                                                       Análisis </w:t>
      </w:r>
    </w:p>
    <w:p w14:paraId="5395D061" w14:textId="77777777" w:rsidR="002B7A93" w:rsidRPr="00FA5CF5" w:rsidRDefault="002B7A93" w:rsidP="002B7A93">
      <w:pPr>
        <w:rPr>
          <w:rFonts w:ascii="Times New Roman" w:hAnsi="Times New Roman" w:cs="Times New Roman"/>
        </w:rPr>
      </w:pPr>
    </w:p>
    <w:p w14:paraId="37C11C2A" w14:textId="77777777" w:rsidR="008967B7" w:rsidRDefault="002B7A93" w:rsidP="002B7A93">
      <w:pPr>
        <w:rPr>
          <w:rFonts w:ascii="Times New Roman" w:hAnsi="Times New Roman" w:cs="Times New Roman"/>
        </w:rPr>
      </w:pPr>
      <w:r w:rsidRPr="00FA5CF5">
        <w:rPr>
          <w:rFonts w:ascii="Times New Roman" w:hAnsi="Times New Roman" w:cs="Times New Roman"/>
        </w:rPr>
        <w:t>Aspectos relevantes del texto</w:t>
      </w:r>
    </w:p>
    <w:p w14:paraId="48C08307" w14:textId="77777777" w:rsidR="0037779B" w:rsidRDefault="008967B7" w:rsidP="002B7A93">
      <w:pPr>
        <w:rPr>
          <w:rFonts w:ascii="Times New Roman" w:hAnsi="Times New Roman" w:cs="Times New Roman"/>
        </w:rPr>
      </w:pPr>
      <w:r>
        <w:rPr>
          <w:rFonts w:ascii="Times New Roman" w:hAnsi="Times New Roman" w:cs="Times New Roman"/>
        </w:rPr>
        <w:t xml:space="preserve">Lo mas importante que el texto nos muestra en este </w:t>
      </w:r>
      <w:proofErr w:type="gramStart"/>
      <w:r>
        <w:rPr>
          <w:rFonts w:ascii="Times New Roman" w:hAnsi="Times New Roman" w:cs="Times New Roman"/>
        </w:rPr>
        <w:t>caso ,</w:t>
      </w:r>
      <w:proofErr w:type="gramEnd"/>
      <w:r>
        <w:rPr>
          <w:rFonts w:ascii="Times New Roman" w:hAnsi="Times New Roman" w:cs="Times New Roman"/>
        </w:rPr>
        <w:t xml:space="preserve"> como vimos en el resumen del </w:t>
      </w:r>
      <w:proofErr w:type="spellStart"/>
      <w:r>
        <w:rPr>
          <w:rFonts w:ascii="Times New Roman" w:hAnsi="Times New Roman" w:cs="Times New Roman"/>
        </w:rPr>
        <w:t>capitulo</w:t>
      </w:r>
      <w:proofErr w:type="spellEnd"/>
      <w:r>
        <w:rPr>
          <w:rFonts w:ascii="Times New Roman" w:hAnsi="Times New Roman" w:cs="Times New Roman"/>
        </w:rPr>
        <w:t xml:space="preserve"> son los </w:t>
      </w:r>
      <w:proofErr w:type="spellStart"/>
      <w:r>
        <w:rPr>
          <w:rFonts w:ascii="Times New Roman" w:hAnsi="Times New Roman" w:cs="Times New Roman"/>
        </w:rPr>
        <w:t>constrastes</w:t>
      </w:r>
      <w:proofErr w:type="spellEnd"/>
      <w:r>
        <w:rPr>
          <w:rFonts w:ascii="Times New Roman" w:hAnsi="Times New Roman" w:cs="Times New Roman"/>
        </w:rPr>
        <w:t xml:space="preserve"> que tiene con el tiempo del fin y la destrucción de los impíos</w:t>
      </w:r>
      <w:r w:rsidR="0037779B">
        <w:rPr>
          <w:rFonts w:ascii="Times New Roman" w:hAnsi="Times New Roman" w:cs="Times New Roman"/>
        </w:rPr>
        <w:t>.</w:t>
      </w:r>
    </w:p>
    <w:p w14:paraId="229C8D56" w14:textId="77777777" w:rsidR="0037779B" w:rsidRDefault="002B7A93" w:rsidP="0037779B">
      <w:pPr>
        <w:pStyle w:val="Prrafodelista"/>
        <w:numPr>
          <w:ilvl w:val="0"/>
          <w:numId w:val="2"/>
        </w:numPr>
        <w:rPr>
          <w:rFonts w:ascii="Times New Roman" w:hAnsi="Times New Roman" w:cs="Times New Roman"/>
        </w:rPr>
      </w:pPr>
      <w:r w:rsidRPr="00FA5CF5">
        <w:rPr>
          <w:rFonts w:ascii="Times New Roman" w:hAnsi="Times New Roman" w:cs="Times New Roman"/>
        </w:rPr>
        <w:t xml:space="preserve"> </w:t>
      </w:r>
      <w:r w:rsidR="0037779B">
        <w:rPr>
          <w:rFonts w:ascii="Times New Roman" w:hAnsi="Times New Roman" w:cs="Times New Roman"/>
        </w:rPr>
        <w:t xml:space="preserve">La predicación (los 120 años de gracia) y la predicación actual que se lleva sobre la segunda </w:t>
      </w:r>
      <w:proofErr w:type="spellStart"/>
      <w:r w:rsidR="0037779B">
        <w:rPr>
          <w:rFonts w:ascii="Times New Roman" w:hAnsi="Times New Roman" w:cs="Times New Roman"/>
        </w:rPr>
        <w:t>vemida</w:t>
      </w:r>
      <w:proofErr w:type="spellEnd"/>
      <w:r w:rsidR="0037779B">
        <w:rPr>
          <w:rFonts w:ascii="Times New Roman" w:hAnsi="Times New Roman" w:cs="Times New Roman"/>
        </w:rPr>
        <w:t xml:space="preserve"> de </w:t>
      </w:r>
      <w:proofErr w:type="spellStart"/>
      <w:r w:rsidR="0037779B">
        <w:rPr>
          <w:rFonts w:ascii="Times New Roman" w:hAnsi="Times New Roman" w:cs="Times New Roman"/>
        </w:rPr>
        <w:t>jesus</w:t>
      </w:r>
      <w:proofErr w:type="spellEnd"/>
      <w:r w:rsidR="0037779B">
        <w:rPr>
          <w:rFonts w:ascii="Times New Roman" w:hAnsi="Times New Roman" w:cs="Times New Roman"/>
        </w:rPr>
        <w:t xml:space="preserve"> </w:t>
      </w:r>
    </w:p>
    <w:p w14:paraId="6AE6DBDB" w14:textId="77777777" w:rsidR="0037779B" w:rsidRDefault="0037779B" w:rsidP="0037779B">
      <w:pPr>
        <w:pStyle w:val="Prrafodelista"/>
        <w:numPr>
          <w:ilvl w:val="0"/>
          <w:numId w:val="2"/>
        </w:numPr>
        <w:rPr>
          <w:rFonts w:ascii="Times New Roman" w:hAnsi="Times New Roman" w:cs="Times New Roman"/>
        </w:rPr>
      </w:pPr>
      <w:r>
        <w:rPr>
          <w:rFonts w:ascii="Times New Roman" w:hAnsi="Times New Roman" w:cs="Times New Roman"/>
        </w:rPr>
        <w:t>La destrucción de los impíos (con agua en ese momento) y la futura muerte eterna de los impíos (que será con fuego y azufre)</w:t>
      </w:r>
    </w:p>
    <w:p w14:paraId="358D4291" w14:textId="77777777" w:rsidR="0037779B" w:rsidRPr="00A95BCB" w:rsidRDefault="0037779B" w:rsidP="0037779B">
      <w:pPr>
        <w:pStyle w:val="Prrafodelista"/>
        <w:numPr>
          <w:ilvl w:val="0"/>
          <w:numId w:val="2"/>
        </w:numPr>
        <w:rPr>
          <w:rFonts w:ascii="Times New Roman" w:hAnsi="Times New Roman" w:cs="Times New Roman"/>
        </w:rPr>
      </w:pPr>
      <w:r>
        <w:rPr>
          <w:rFonts w:ascii="Times New Roman" w:hAnsi="Times New Roman" w:cs="Times New Roman"/>
        </w:rPr>
        <w:t xml:space="preserve">La tierra desolada </w:t>
      </w:r>
      <w:proofErr w:type="spellStart"/>
      <w:r>
        <w:rPr>
          <w:rFonts w:ascii="Times New Roman" w:hAnsi="Times New Roman" w:cs="Times New Roman"/>
        </w:rPr>
        <w:t>depues</w:t>
      </w:r>
      <w:proofErr w:type="spellEnd"/>
      <w:r>
        <w:rPr>
          <w:rFonts w:ascii="Times New Roman" w:hAnsi="Times New Roman" w:cs="Times New Roman"/>
        </w:rPr>
        <w:t xml:space="preserve"> del diluvio y la tierra futuramente desolada luego de la segunda venida (durante el milenio)</w:t>
      </w:r>
      <w:r w:rsidRPr="00A95BCB">
        <w:rPr>
          <w:rFonts w:ascii="Times New Roman" w:hAnsi="Times New Roman" w:cs="Times New Roman"/>
        </w:rPr>
        <w:t xml:space="preserve"> </w:t>
      </w:r>
    </w:p>
    <w:p w14:paraId="073F7EA2" w14:textId="77777777" w:rsidR="0037779B" w:rsidRDefault="0037779B" w:rsidP="0037779B">
      <w:pPr>
        <w:pStyle w:val="Prrafodelista"/>
        <w:numPr>
          <w:ilvl w:val="0"/>
          <w:numId w:val="2"/>
        </w:numPr>
        <w:rPr>
          <w:rFonts w:ascii="Times New Roman" w:hAnsi="Times New Roman" w:cs="Times New Roman"/>
        </w:rPr>
      </w:pPr>
      <w:r>
        <w:rPr>
          <w:rFonts w:ascii="Times New Roman" w:hAnsi="Times New Roman" w:cs="Times New Roman"/>
        </w:rPr>
        <w:t xml:space="preserve">La actitud de adoración de los que fueron alcanzados por la gracia y la futura constante adoración de los salvos luego del mileno (antes y por toda la </w:t>
      </w:r>
      <w:proofErr w:type="gramStart"/>
      <w:r>
        <w:rPr>
          <w:rFonts w:ascii="Times New Roman" w:hAnsi="Times New Roman" w:cs="Times New Roman"/>
        </w:rPr>
        <w:t>eternidad ,</w:t>
      </w:r>
      <w:proofErr w:type="gramEnd"/>
      <w:r>
        <w:rPr>
          <w:rFonts w:ascii="Times New Roman" w:hAnsi="Times New Roman" w:cs="Times New Roman"/>
        </w:rPr>
        <w:t xml:space="preserve"> claro)</w:t>
      </w:r>
    </w:p>
    <w:p w14:paraId="3567F1F4" w14:textId="29E9CB0B" w:rsidR="002B7A93" w:rsidRPr="00FA5CF5" w:rsidRDefault="002B7A93" w:rsidP="002B7A93">
      <w:pPr>
        <w:rPr>
          <w:rFonts w:ascii="Times New Roman" w:hAnsi="Times New Roman" w:cs="Times New Roman"/>
        </w:rPr>
      </w:pPr>
    </w:p>
    <w:p w14:paraId="6FB9F9E0" w14:textId="77777777" w:rsidR="002B7A93" w:rsidRDefault="002B7A93" w:rsidP="002B7A93">
      <w:pPr>
        <w:rPr>
          <w:rFonts w:ascii="Times New Roman" w:hAnsi="Times New Roman" w:cs="Times New Roman"/>
        </w:rPr>
      </w:pPr>
      <w:proofErr w:type="gramStart"/>
      <w:r w:rsidRPr="00FA5CF5">
        <w:rPr>
          <w:rFonts w:ascii="Times New Roman" w:hAnsi="Times New Roman" w:cs="Times New Roman"/>
        </w:rPr>
        <w:t>Opinión personal</w:t>
      </w:r>
      <w:proofErr w:type="gramEnd"/>
      <w:r w:rsidRPr="00FA5CF5">
        <w:rPr>
          <w:rFonts w:ascii="Times New Roman" w:hAnsi="Times New Roman" w:cs="Times New Roman"/>
        </w:rPr>
        <w:t xml:space="preserve"> </w:t>
      </w:r>
    </w:p>
    <w:p w14:paraId="2DD655D4" w14:textId="548CFC10" w:rsidR="0037779B" w:rsidRDefault="008B53DE" w:rsidP="008B53DE">
      <w:pPr>
        <w:pStyle w:val="Prrafodelista"/>
        <w:numPr>
          <w:ilvl w:val="0"/>
          <w:numId w:val="2"/>
        </w:numPr>
        <w:rPr>
          <w:rFonts w:ascii="Times New Roman" w:hAnsi="Times New Roman" w:cs="Times New Roman"/>
        </w:rPr>
      </w:pPr>
      <w:r>
        <w:rPr>
          <w:rFonts w:ascii="Times New Roman" w:hAnsi="Times New Roman" w:cs="Times New Roman"/>
        </w:rPr>
        <w:t xml:space="preserve">Se me hace increíble el nivel de degradación al que puede llegar el ser humano </w:t>
      </w:r>
      <w:r w:rsidR="00E34F9C">
        <w:rPr>
          <w:rFonts w:ascii="Times New Roman" w:hAnsi="Times New Roman" w:cs="Times New Roman"/>
        </w:rPr>
        <w:t xml:space="preserve">lejos de </w:t>
      </w:r>
      <w:proofErr w:type="gramStart"/>
      <w:r w:rsidR="00E34F9C">
        <w:rPr>
          <w:rFonts w:ascii="Times New Roman" w:hAnsi="Times New Roman" w:cs="Times New Roman"/>
        </w:rPr>
        <w:t>Dios ,</w:t>
      </w:r>
      <w:proofErr w:type="gramEnd"/>
      <w:r w:rsidR="00E34F9C">
        <w:rPr>
          <w:rFonts w:ascii="Times New Roman" w:hAnsi="Times New Roman" w:cs="Times New Roman"/>
        </w:rPr>
        <w:t xml:space="preserve"> lo grande que se vuelve su pecado al punto de que lo mejor es que sea destruido</w:t>
      </w:r>
    </w:p>
    <w:p w14:paraId="32907745" w14:textId="1C6DF334" w:rsidR="00E34F9C" w:rsidRDefault="00E34F9C" w:rsidP="008B53DE">
      <w:pPr>
        <w:pStyle w:val="Prrafodelista"/>
        <w:numPr>
          <w:ilvl w:val="0"/>
          <w:numId w:val="2"/>
        </w:numPr>
        <w:rPr>
          <w:rFonts w:ascii="Times New Roman" w:hAnsi="Times New Roman" w:cs="Times New Roman"/>
        </w:rPr>
      </w:pPr>
      <w:r>
        <w:rPr>
          <w:rFonts w:ascii="Times New Roman" w:hAnsi="Times New Roman" w:cs="Times New Roman"/>
        </w:rPr>
        <w:t xml:space="preserve">Noe al ver la tierra tan </w:t>
      </w:r>
      <w:proofErr w:type="gramStart"/>
      <w:r>
        <w:rPr>
          <w:rFonts w:ascii="Times New Roman" w:hAnsi="Times New Roman" w:cs="Times New Roman"/>
        </w:rPr>
        <w:t>desolada ,</w:t>
      </w:r>
      <w:proofErr w:type="gramEnd"/>
      <w:r>
        <w:rPr>
          <w:rFonts w:ascii="Times New Roman" w:hAnsi="Times New Roman" w:cs="Times New Roman"/>
        </w:rPr>
        <w:t xml:space="preserve"> estuvo agradecido y </w:t>
      </w:r>
      <w:proofErr w:type="spellStart"/>
      <w:r>
        <w:rPr>
          <w:rFonts w:ascii="Times New Roman" w:hAnsi="Times New Roman" w:cs="Times New Roman"/>
        </w:rPr>
        <w:t>entendio</w:t>
      </w:r>
      <w:proofErr w:type="spellEnd"/>
      <w:r>
        <w:rPr>
          <w:rFonts w:ascii="Times New Roman" w:hAnsi="Times New Roman" w:cs="Times New Roman"/>
        </w:rPr>
        <w:t xml:space="preserve"> las consecuencias del pecado y el final del conflicto, fue una lección eterna para el y para todos los que alguna vez llegarían a escuchar la historia </w:t>
      </w:r>
    </w:p>
    <w:p w14:paraId="4BF22B2B" w14:textId="77777777" w:rsidR="00E34F9C" w:rsidRPr="0037779B" w:rsidRDefault="00E34F9C" w:rsidP="008B53DE">
      <w:pPr>
        <w:pStyle w:val="Prrafodelista"/>
        <w:numPr>
          <w:ilvl w:val="0"/>
          <w:numId w:val="2"/>
        </w:numPr>
        <w:rPr>
          <w:rFonts w:ascii="Times New Roman" w:hAnsi="Times New Roman" w:cs="Times New Roman"/>
        </w:rPr>
      </w:pPr>
    </w:p>
    <w:p w14:paraId="4CB3F737" w14:textId="65DDDB48" w:rsidR="002B7A93" w:rsidRPr="00FA5CF5" w:rsidRDefault="002B7A93" w:rsidP="002B7A93">
      <w:pPr>
        <w:rPr>
          <w:rFonts w:ascii="Times New Roman" w:hAnsi="Times New Roman" w:cs="Times New Roman"/>
        </w:rPr>
      </w:pPr>
      <w:r w:rsidRPr="00FA5CF5">
        <w:rPr>
          <w:rFonts w:ascii="Times New Roman" w:hAnsi="Times New Roman" w:cs="Times New Roman"/>
        </w:rPr>
        <w:t xml:space="preserve">Relación del texto con la Biblia </w:t>
      </w:r>
    </w:p>
    <w:p w14:paraId="2F1FE81A" w14:textId="77777777" w:rsidR="002B7A93" w:rsidRPr="00FA5CF5" w:rsidRDefault="002B7A93" w:rsidP="002B7A93">
      <w:pPr>
        <w:rPr>
          <w:rFonts w:ascii="Times New Roman" w:hAnsi="Times New Roman" w:cs="Times New Roman"/>
        </w:rPr>
      </w:pPr>
      <w:r w:rsidRPr="00FA5CF5">
        <w:rPr>
          <w:rFonts w:ascii="Times New Roman" w:hAnsi="Times New Roman" w:cs="Times New Roman"/>
        </w:rPr>
        <w:t xml:space="preserve">Concepto </w:t>
      </w:r>
    </w:p>
    <w:p w14:paraId="7617EF3B" w14:textId="77777777" w:rsidR="002B7A93" w:rsidRPr="00FA5CF5" w:rsidRDefault="002B7A93" w:rsidP="002B7A93">
      <w:pPr>
        <w:rPr>
          <w:rFonts w:ascii="Times New Roman" w:hAnsi="Times New Roman" w:cs="Times New Roman"/>
        </w:rPr>
      </w:pPr>
      <w:r w:rsidRPr="00FA5CF5">
        <w:rPr>
          <w:rFonts w:ascii="Times New Roman" w:hAnsi="Times New Roman" w:cs="Times New Roman"/>
        </w:rPr>
        <w:t xml:space="preserve">Palabras clave  </w:t>
      </w:r>
    </w:p>
    <w:p w14:paraId="0F4196B5" w14:textId="77777777" w:rsidR="002B7A93" w:rsidRPr="002B7A93" w:rsidRDefault="002B7A93" w:rsidP="002B7A93">
      <w:pPr>
        <w:rPr>
          <w:sz w:val="28"/>
          <w:szCs w:val="28"/>
        </w:rPr>
      </w:pPr>
    </w:p>
    <w:p w14:paraId="623F635C" w14:textId="77777777" w:rsidR="002B7A93" w:rsidRPr="002B7A93" w:rsidRDefault="002B7A93" w:rsidP="002B7A93">
      <w:pPr>
        <w:rPr>
          <w:sz w:val="28"/>
          <w:szCs w:val="28"/>
        </w:rPr>
      </w:pPr>
    </w:p>
    <w:p w14:paraId="6CC00FB0" w14:textId="77777777" w:rsidR="002B7A93" w:rsidRDefault="002B7A93" w:rsidP="00DD263B">
      <w:pPr>
        <w:rPr>
          <w:sz w:val="28"/>
          <w:szCs w:val="28"/>
        </w:rPr>
      </w:pPr>
    </w:p>
    <w:p w14:paraId="2B6B6CB2" w14:textId="77777777" w:rsidR="002B7A93" w:rsidRDefault="002B7A93" w:rsidP="00DD263B">
      <w:pPr>
        <w:rPr>
          <w:sz w:val="28"/>
          <w:szCs w:val="28"/>
        </w:rPr>
      </w:pPr>
    </w:p>
    <w:p w14:paraId="5059C1B3" w14:textId="77777777" w:rsidR="002B7A93" w:rsidRDefault="002B7A93" w:rsidP="00DD263B">
      <w:pPr>
        <w:rPr>
          <w:sz w:val="28"/>
          <w:szCs w:val="28"/>
        </w:rPr>
      </w:pPr>
    </w:p>
    <w:p w14:paraId="34D2FE4C" w14:textId="77777777" w:rsidR="002B7A93" w:rsidRDefault="002B7A93" w:rsidP="00DD263B">
      <w:pPr>
        <w:rPr>
          <w:sz w:val="28"/>
          <w:szCs w:val="28"/>
        </w:rPr>
      </w:pPr>
    </w:p>
    <w:p w14:paraId="4A0D6846" w14:textId="77777777" w:rsidR="002B7A93" w:rsidRDefault="002B7A93" w:rsidP="00DD263B">
      <w:pPr>
        <w:rPr>
          <w:sz w:val="28"/>
          <w:szCs w:val="28"/>
        </w:rPr>
      </w:pPr>
    </w:p>
    <w:p w14:paraId="0A51DCAF" w14:textId="77777777" w:rsidR="002B7A93" w:rsidRDefault="002B7A93" w:rsidP="00DD263B">
      <w:pPr>
        <w:rPr>
          <w:sz w:val="28"/>
          <w:szCs w:val="28"/>
        </w:rPr>
      </w:pPr>
    </w:p>
    <w:p w14:paraId="6D6E9541" w14:textId="77777777" w:rsidR="002B7A93" w:rsidRPr="00DD263B" w:rsidRDefault="002B7A93" w:rsidP="00DD263B">
      <w:pPr>
        <w:rPr>
          <w:sz w:val="28"/>
          <w:szCs w:val="28"/>
        </w:rPr>
      </w:pPr>
    </w:p>
    <w:sectPr w:rsidR="002B7A93" w:rsidRPr="00DD26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1EB3"/>
    <w:multiLevelType w:val="hybridMultilevel"/>
    <w:tmpl w:val="747C5B42"/>
    <w:lvl w:ilvl="0" w:tplc="EC6816E4">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6B7F3E2E"/>
    <w:multiLevelType w:val="hybridMultilevel"/>
    <w:tmpl w:val="815C0FE0"/>
    <w:lvl w:ilvl="0" w:tplc="8D940984">
      <w:start w:val="700"/>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010909065">
    <w:abstractNumId w:val="0"/>
  </w:num>
  <w:num w:numId="2" w16cid:durableId="2883654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Elizabeth Clark Bonilla">
    <w15:presenceInfo w15:providerId="AD" w15:userId="S::karen.clark@unadeca.net::6da2a473-3b78-40aa-8006-ec229ccc9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96"/>
    <w:rsid w:val="000072D6"/>
    <w:rsid w:val="000204A2"/>
    <w:rsid w:val="000248C9"/>
    <w:rsid w:val="00027056"/>
    <w:rsid w:val="00031831"/>
    <w:rsid w:val="000408CF"/>
    <w:rsid w:val="00042B4E"/>
    <w:rsid w:val="000513F6"/>
    <w:rsid w:val="00063FB3"/>
    <w:rsid w:val="00066611"/>
    <w:rsid w:val="00066846"/>
    <w:rsid w:val="000761CF"/>
    <w:rsid w:val="000A0BD6"/>
    <w:rsid w:val="000A25B8"/>
    <w:rsid w:val="000A30FF"/>
    <w:rsid w:val="000A5C37"/>
    <w:rsid w:val="000A6A78"/>
    <w:rsid w:val="000B67A0"/>
    <w:rsid w:val="000C1008"/>
    <w:rsid w:val="000C5BB0"/>
    <w:rsid w:val="000C7594"/>
    <w:rsid w:val="000E45DF"/>
    <w:rsid w:val="00101801"/>
    <w:rsid w:val="001020A8"/>
    <w:rsid w:val="001119CB"/>
    <w:rsid w:val="00111B9F"/>
    <w:rsid w:val="0012367D"/>
    <w:rsid w:val="00131862"/>
    <w:rsid w:val="001371EF"/>
    <w:rsid w:val="0014029F"/>
    <w:rsid w:val="00145640"/>
    <w:rsid w:val="00156328"/>
    <w:rsid w:val="001606C8"/>
    <w:rsid w:val="00165506"/>
    <w:rsid w:val="001712DF"/>
    <w:rsid w:val="0017314E"/>
    <w:rsid w:val="00175079"/>
    <w:rsid w:val="00181C88"/>
    <w:rsid w:val="0018288F"/>
    <w:rsid w:val="00192875"/>
    <w:rsid w:val="001A723F"/>
    <w:rsid w:val="001D0840"/>
    <w:rsid w:val="001D3904"/>
    <w:rsid w:val="001E322B"/>
    <w:rsid w:val="001F3D3A"/>
    <w:rsid w:val="001F7F64"/>
    <w:rsid w:val="00207778"/>
    <w:rsid w:val="00211709"/>
    <w:rsid w:val="00216B71"/>
    <w:rsid w:val="002206F7"/>
    <w:rsid w:val="002224FD"/>
    <w:rsid w:val="00225366"/>
    <w:rsid w:val="00230AA1"/>
    <w:rsid w:val="002416F5"/>
    <w:rsid w:val="00241E3A"/>
    <w:rsid w:val="00245FE8"/>
    <w:rsid w:val="002520D5"/>
    <w:rsid w:val="00252937"/>
    <w:rsid w:val="002664E1"/>
    <w:rsid w:val="002667D7"/>
    <w:rsid w:val="00266E96"/>
    <w:rsid w:val="002814B7"/>
    <w:rsid w:val="002819A3"/>
    <w:rsid w:val="00284019"/>
    <w:rsid w:val="0029203A"/>
    <w:rsid w:val="0029210B"/>
    <w:rsid w:val="002A2A4C"/>
    <w:rsid w:val="002B1433"/>
    <w:rsid w:val="002B15E2"/>
    <w:rsid w:val="002B6AA1"/>
    <w:rsid w:val="002B6DB4"/>
    <w:rsid w:val="002B7A93"/>
    <w:rsid w:val="002C0CB2"/>
    <w:rsid w:val="002C6689"/>
    <w:rsid w:val="002C7558"/>
    <w:rsid w:val="002C7CE1"/>
    <w:rsid w:val="002D4791"/>
    <w:rsid w:val="002D4D75"/>
    <w:rsid w:val="002E0F44"/>
    <w:rsid w:val="002E1930"/>
    <w:rsid w:val="002F20A2"/>
    <w:rsid w:val="002F665B"/>
    <w:rsid w:val="002F6D7A"/>
    <w:rsid w:val="0030090B"/>
    <w:rsid w:val="00301075"/>
    <w:rsid w:val="003037FD"/>
    <w:rsid w:val="00305572"/>
    <w:rsid w:val="00310C37"/>
    <w:rsid w:val="0031292D"/>
    <w:rsid w:val="00316980"/>
    <w:rsid w:val="00321966"/>
    <w:rsid w:val="00330E84"/>
    <w:rsid w:val="00334A83"/>
    <w:rsid w:val="00341360"/>
    <w:rsid w:val="00342AB4"/>
    <w:rsid w:val="00343B9F"/>
    <w:rsid w:val="003607B2"/>
    <w:rsid w:val="003633ED"/>
    <w:rsid w:val="0036550B"/>
    <w:rsid w:val="0037779B"/>
    <w:rsid w:val="00383770"/>
    <w:rsid w:val="00384CCB"/>
    <w:rsid w:val="00393729"/>
    <w:rsid w:val="003A0507"/>
    <w:rsid w:val="003B136A"/>
    <w:rsid w:val="003B3B46"/>
    <w:rsid w:val="003C09EA"/>
    <w:rsid w:val="003C0FDC"/>
    <w:rsid w:val="003C14A7"/>
    <w:rsid w:val="003C20A6"/>
    <w:rsid w:val="003C2ABE"/>
    <w:rsid w:val="003C390C"/>
    <w:rsid w:val="003D0824"/>
    <w:rsid w:val="003D3D63"/>
    <w:rsid w:val="003D445E"/>
    <w:rsid w:val="003D5056"/>
    <w:rsid w:val="003D53A2"/>
    <w:rsid w:val="003D74C5"/>
    <w:rsid w:val="003E23B7"/>
    <w:rsid w:val="003E25DE"/>
    <w:rsid w:val="003E6480"/>
    <w:rsid w:val="003E7343"/>
    <w:rsid w:val="003F260F"/>
    <w:rsid w:val="003F45B8"/>
    <w:rsid w:val="003F4E7D"/>
    <w:rsid w:val="003F565E"/>
    <w:rsid w:val="00406742"/>
    <w:rsid w:val="00425ACD"/>
    <w:rsid w:val="00435F64"/>
    <w:rsid w:val="00436EE9"/>
    <w:rsid w:val="004422B3"/>
    <w:rsid w:val="00476B19"/>
    <w:rsid w:val="00476F28"/>
    <w:rsid w:val="004842AE"/>
    <w:rsid w:val="00493F9C"/>
    <w:rsid w:val="004A40F9"/>
    <w:rsid w:val="004B6300"/>
    <w:rsid w:val="004B682E"/>
    <w:rsid w:val="004C6714"/>
    <w:rsid w:val="004D1BAD"/>
    <w:rsid w:val="004F0D61"/>
    <w:rsid w:val="00512764"/>
    <w:rsid w:val="005151AA"/>
    <w:rsid w:val="00515896"/>
    <w:rsid w:val="0053650C"/>
    <w:rsid w:val="005368B7"/>
    <w:rsid w:val="005415EA"/>
    <w:rsid w:val="00543E6B"/>
    <w:rsid w:val="005451C5"/>
    <w:rsid w:val="00550102"/>
    <w:rsid w:val="0055037F"/>
    <w:rsid w:val="005551F2"/>
    <w:rsid w:val="005607FA"/>
    <w:rsid w:val="00571B1B"/>
    <w:rsid w:val="00572B2E"/>
    <w:rsid w:val="005808A3"/>
    <w:rsid w:val="00581905"/>
    <w:rsid w:val="00593051"/>
    <w:rsid w:val="00593757"/>
    <w:rsid w:val="005A4190"/>
    <w:rsid w:val="005A5399"/>
    <w:rsid w:val="005B74CB"/>
    <w:rsid w:val="005D2BEA"/>
    <w:rsid w:val="005F13DC"/>
    <w:rsid w:val="005F244D"/>
    <w:rsid w:val="005F50C6"/>
    <w:rsid w:val="005F7134"/>
    <w:rsid w:val="006029E4"/>
    <w:rsid w:val="006034AB"/>
    <w:rsid w:val="0060676B"/>
    <w:rsid w:val="00610A61"/>
    <w:rsid w:val="006370FD"/>
    <w:rsid w:val="006406A7"/>
    <w:rsid w:val="00640976"/>
    <w:rsid w:val="00641D9D"/>
    <w:rsid w:val="00650E48"/>
    <w:rsid w:val="00651A5E"/>
    <w:rsid w:val="006620E6"/>
    <w:rsid w:val="00667D88"/>
    <w:rsid w:val="00674191"/>
    <w:rsid w:val="006745EB"/>
    <w:rsid w:val="0067698D"/>
    <w:rsid w:val="006A250F"/>
    <w:rsid w:val="006A2A2B"/>
    <w:rsid w:val="006B3608"/>
    <w:rsid w:val="006D33EE"/>
    <w:rsid w:val="006D45F9"/>
    <w:rsid w:val="006F5236"/>
    <w:rsid w:val="00703358"/>
    <w:rsid w:val="00703D03"/>
    <w:rsid w:val="007102A8"/>
    <w:rsid w:val="00713FF0"/>
    <w:rsid w:val="007155AD"/>
    <w:rsid w:val="00720BF0"/>
    <w:rsid w:val="007222A6"/>
    <w:rsid w:val="00724213"/>
    <w:rsid w:val="0073058D"/>
    <w:rsid w:val="00730FE4"/>
    <w:rsid w:val="00735083"/>
    <w:rsid w:val="007413E3"/>
    <w:rsid w:val="00743822"/>
    <w:rsid w:val="00746627"/>
    <w:rsid w:val="00750A04"/>
    <w:rsid w:val="00754A70"/>
    <w:rsid w:val="007555F8"/>
    <w:rsid w:val="00761A26"/>
    <w:rsid w:val="00766080"/>
    <w:rsid w:val="00767B96"/>
    <w:rsid w:val="00771187"/>
    <w:rsid w:val="00780907"/>
    <w:rsid w:val="007873E1"/>
    <w:rsid w:val="0079055F"/>
    <w:rsid w:val="00790899"/>
    <w:rsid w:val="007912B6"/>
    <w:rsid w:val="007A3485"/>
    <w:rsid w:val="007B06AC"/>
    <w:rsid w:val="007B0FC3"/>
    <w:rsid w:val="007E1A62"/>
    <w:rsid w:val="007E1A91"/>
    <w:rsid w:val="007F6741"/>
    <w:rsid w:val="007F7150"/>
    <w:rsid w:val="00800BC4"/>
    <w:rsid w:val="008065C2"/>
    <w:rsid w:val="00811C91"/>
    <w:rsid w:val="008136E7"/>
    <w:rsid w:val="00813F94"/>
    <w:rsid w:val="008364AC"/>
    <w:rsid w:val="00845C2D"/>
    <w:rsid w:val="0085035C"/>
    <w:rsid w:val="00851900"/>
    <w:rsid w:val="008708C9"/>
    <w:rsid w:val="00871A33"/>
    <w:rsid w:val="0087320D"/>
    <w:rsid w:val="00876F2E"/>
    <w:rsid w:val="00887235"/>
    <w:rsid w:val="008879C6"/>
    <w:rsid w:val="00887C14"/>
    <w:rsid w:val="00892D72"/>
    <w:rsid w:val="00894185"/>
    <w:rsid w:val="008967B5"/>
    <w:rsid w:val="008967B7"/>
    <w:rsid w:val="008A28BD"/>
    <w:rsid w:val="008B2F77"/>
    <w:rsid w:val="008B53DE"/>
    <w:rsid w:val="008C1450"/>
    <w:rsid w:val="008D163C"/>
    <w:rsid w:val="008E084A"/>
    <w:rsid w:val="008E4C60"/>
    <w:rsid w:val="008F6116"/>
    <w:rsid w:val="00901BA4"/>
    <w:rsid w:val="00905046"/>
    <w:rsid w:val="00906933"/>
    <w:rsid w:val="00927458"/>
    <w:rsid w:val="0093366A"/>
    <w:rsid w:val="00942B4B"/>
    <w:rsid w:val="00944B92"/>
    <w:rsid w:val="00952E35"/>
    <w:rsid w:val="0096161F"/>
    <w:rsid w:val="009631DA"/>
    <w:rsid w:val="00975E88"/>
    <w:rsid w:val="009760B0"/>
    <w:rsid w:val="00977D58"/>
    <w:rsid w:val="00980DF5"/>
    <w:rsid w:val="009A03CF"/>
    <w:rsid w:val="009A2F34"/>
    <w:rsid w:val="009A30CC"/>
    <w:rsid w:val="009B2620"/>
    <w:rsid w:val="009B6AEF"/>
    <w:rsid w:val="009C010C"/>
    <w:rsid w:val="009C1400"/>
    <w:rsid w:val="009C171A"/>
    <w:rsid w:val="009E2C37"/>
    <w:rsid w:val="009E4159"/>
    <w:rsid w:val="009F5DE3"/>
    <w:rsid w:val="009F71E3"/>
    <w:rsid w:val="00A0448C"/>
    <w:rsid w:val="00A225E9"/>
    <w:rsid w:val="00A2344D"/>
    <w:rsid w:val="00A30BEA"/>
    <w:rsid w:val="00A31987"/>
    <w:rsid w:val="00A34930"/>
    <w:rsid w:val="00A55527"/>
    <w:rsid w:val="00A5658D"/>
    <w:rsid w:val="00A638CA"/>
    <w:rsid w:val="00A64EDD"/>
    <w:rsid w:val="00A659E7"/>
    <w:rsid w:val="00A66861"/>
    <w:rsid w:val="00A7276B"/>
    <w:rsid w:val="00A738DD"/>
    <w:rsid w:val="00A7730A"/>
    <w:rsid w:val="00A81B79"/>
    <w:rsid w:val="00A825DB"/>
    <w:rsid w:val="00A83E3B"/>
    <w:rsid w:val="00A86B3A"/>
    <w:rsid w:val="00A877BE"/>
    <w:rsid w:val="00A878E3"/>
    <w:rsid w:val="00A92B5C"/>
    <w:rsid w:val="00A95BCB"/>
    <w:rsid w:val="00AA2C01"/>
    <w:rsid w:val="00AD1A6A"/>
    <w:rsid w:val="00AD5150"/>
    <w:rsid w:val="00AD588C"/>
    <w:rsid w:val="00AE3EDB"/>
    <w:rsid w:val="00AF1ED8"/>
    <w:rsid w:val="00AF438A"/>
    <w:rsid w:val="00B0600B"/>
    <w:rsid w:val="00B212B7"/>
    <w:rsid w:val="00B27E4A"/>
    <w:rsid w:val="00B31FB5"/>
    <w:rsid w:val="00B353D7"/>
    <w:rsid w:val="00B357DF"/>
    <w:rsid w:val="00B37C07"/>
    <w:rsid w:val="00B43AE4"/>
    <w:rsid w:val="00B5167A"/>
    <w:rsid w:val="00B61F03"/>
    <w:rsid w:val="00B63847"/>
    <w:rsid w:val="00B65A12"/>
    <w:rsid w:val="00B66558"/>
    <w:rsid w:val="00B7123E"/>
    <w:rsid w:val="00B72205"/>
    <w:rsid w:val="00B8396E"/>
    <w:rsid w:val="00B8419A"/>
    <w:rsid w:val="00B928DD"/>
    <w:rsid w:val="00B94BD1"/>
    <w:rsid w:val="00B957BF"/>
    <w:rsid w:val="00BA1182"/>
    <w:rsid w:val="00BA1F6F"/>
    <w:rsid w:val="00BB031A"/>
    <w:rsid w:val="00BB4D7B"/>
    <w:rsid w:val="00BC6568"/>
    <w:rsid w:val="00BC6987"/>
    <w:rsid w:val="00BE5019"/>
    <w:rsid w:val="00BE77B6"/>
    <w:rsid w:val="00BF16A0"/>
    <w:rsid w:val="00BF40E2"/>
    <w:rsid w:val="00BF7580"/>
    <w:rsid w:val="00C00941"/>
    <w:rsid w:val="00C25F70"/>
    <w:rsid w:val="00C32262"/>
    <w:rsid w:val="00C36ACF"/>
    <w:rsid w:val="00C4142B"/>
    <w:rsid w:val="00C436D6"/>
    <w:rsid w:val="00C439A1"/>
    <w:rsid w:val="00C46A01"/>
    <w:rsid w:val="00C52032"/>
    <w:rsid w:val="00C52A8B"/>
    <w:rsid w:val="00C53E51"/>
    <w:rsid w:val="00C60725"/>
    <w:rsid w:val="00C60BCB"/>
    <w:rsid w:val="00C60C57"/>
    <w:rsid w:val="00C6594B"/>
    <w:rsid w:val="00C71005"/>
    <w:rsid w:val="00C735C8"/>
    <w:rsid w:val="00C82DC4"/>
    <w:rsid w:val="00C85D1C"/>
    <w:rsid w:val="00C86A56"/>
    <w:rsid w:val="00CA179E"/>
    <w:rsid w:val="00CB4F5B"/>
    <w:rsid w:val="00CD4AAD"/>
    <w:rsid w:val="00CE3D84"/>
    <w:rsid w:val="00CE3DB2"/>
    <w:rsid w:val="00CE6C38"/>
    <w:rsid w:val="00CE74DB"/>
    <w:rsid w:val="00CF7AEA"/>
    <w:rsid w:val="00D114A9"/>
    <w:rsid w:val="00D11D52"/>
    <w:rsid w:val="00D13007"/>
    <w:rsid w:val="00D258F0"/>
    <w:rsid w:val="00D352DC"/>
    <w:rsid w:val="00D41ACC"/>
    <w:rsid w:val="00D457B7"/>
    <w:rsid w:val="00D51290"/>
    <w:rsid w:val="00D611E4"/>
    <w:rsid w:val="00D726E1"/>
    <w:rsid w:val="00D74874"/>
    <w:rsid w:val="00D76C77"/>
    <w:rsid w:val="00D942CC"/>
    <w:rsid w:val="00DA4053"/>
    <w:rsid w:val="00DB06D0"/>
    <w:rsid w:val="00DB0A40"/>
    <w:rsid w:val="00DB2678"/>
    <w:rsid w:val="00DC0E06"/>
    <w:rsid w:val="00DC59CD"/>
    <w:rsid w:val="00DD263B"/>
    <w:rsid w:val="00DD2EDE"/>
    <w:rsid w:val="00DE6E43"/>
    <w:rsid w:val="00DF0734"/>
    <w:rsid w:val="00DF79FB"/>
    <w:rsid w:val="00E07618"/>
    <w:rsid w:val="00E16A49"/>
    <w:rsid w:val="00E209E6"/>
    <w:rsid w:val="00E270E1"/>
    <w:rsid w:val="00E34F9C"/>
    <w:rsid w:val="00E41C74"/>
    <w:rsid w:val="00E423BD"/>
    <w:rsid w:val="00E50F9B"/>
    <w:rsid w:val="00E51239"/>
    <w:rsid w:val="00E53176"/>
    <w:rsid w:val="00E565C3"/>
    <w:rsid w:val="00E607FE"/>
    <w:rsid w:val="00E612F1"/>
    <w:rsid w:val="00E66D07"/>
    <w:rsid w:val="00E72B3F"/>
    <w:rsid w:val="00E93351"/>
    <w:rsid w:val="00E942E0"/>
    <w:rsid w:val="00EB47DF"/>
    <w:rsid w:val="00EB7AA6"/>
    <w:rsid w:val="00ED106B"/>
    <w:rsid w:val="00ED5229"/>
    <w:rsid w:val="00EE243E"/>
    <w:rsid w:val="00EE43D3"/>
    <w:rsid w:val="00F00C51"/>
    <w:rsid w:val="00F13EED"/>
    <w:rsid w:val="00F141C1"/>
    <w:rsid w:val="00F2171A"/>
    <w:rsid w:val="00F25B40"/>
    <w:rsid w:val="00F30019"/>
    <w:rsid w:val="00F3084F"/>
    <w:rsid w:val="00F328DB"/>
    <w:rsid w:val="00F83864"/>
    <w:rsid w:val="00F841D9"/>
    <w:rsid w:val="00F8445F"/>
    <w:rsid w:val="00F9151A"/>
    <w:rsid w:val="00FA1BEB"/>
    <w:rsid w:val="00FA3AA9"/>
    <w:rsid w:val="00FA5CF5"/>
    <w:rsid w:val="00FA65C5"/>
    <w:rsid w:val="00FA792D"/>
    <w:rsid w:val="00FD4D37"/>
    <w:rsid w:val="00FD615D"/>
    <w:rsid w:val="00FD783A"/>
    <w:rsid w:val="00FE5A29"/>
    <w:rsid w:val="00FF16D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3BBE"/>
  <w15:chartTrackingRefBased/>
  <w15:docId w15:val="{645CCACF-C7B5-47E5-8AFC-99656868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5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5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58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58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58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58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58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58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58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8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58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58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58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58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58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58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58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5896"/>
    <w:rPr>
      <w:rFonts w:eastAsiaTheme="majorEastAsia" w:cstheme="majorBidi"/>
      <w:color w:val="272727" w:themeColor="text1" w:themeTint="D8"/>
    </w:rPr>
  </w:style>
  <w:style w:type="paragraph" w:styleId="Ttulo">
    <w:name w:val="Title"/>
    <w:basedOn w:val="Normal"/>
    <w:next w:val="Normal"/>
    <w:link w:val="TtuloCar"/>
    <w:uiPriority w:val="10"/>
    <w:qFormat/>
    <w:rsid w:val="00515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58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58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58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5896"/>
    <w:pPr>
      <w:spacing w:before="160"/>
      <w:jc w:val="center"/>
    </w:pPr>
    <w:rPr>
      <w:i/>
      <w:iCs/>
      <w:color w:val="404040" w:themeColor="text1" w:themeTint="BF"/>
    </w:rPr>
  </w:style>
  <w:style w:type="character" w:customStyle="1" w:styleId="CitaCar">
    <w:name w:val="Cita Car"/>
    <w:basedOn w:val="Fuentedeprrafopredeter"/>
    <w:link w:val="Cita"/>
    <w:uiPriority w:val="29"/>
    <w:rsid w:val="00515896"/>
    <w:rPr>
      <w:i/>
      <w:iCs/>
      <w:color w:val="404040" w:themeColor="text1" w:themeTint="BF"/>
    </w:rPr>
  </w:style>
  <w:style w:type="paragraph" w:styleId="Prrafodelista">
    <w:name w:val="List Paragraph"/>
    <w:basedOn w:val="Normal"/>
    <w:uiPriority w:val="34"/>
    <w:qFormat/>
    <w:rsid w:val="00515896"/>
    <w:pPr>
      <w:ind w:left="720"/>
      <w:contextualSpacing/>
    </w:pPr>
  </w:style>
  <w:style w:type="character" w:styleId="nfasisintenso">
    <w:name w:val="Intense Emphasis"/>
    <w:basedOn w:val="Fuentedeprrafopredeter"/>
    <w:uiPriority w:val="21"/>
    <w:qFormat/>
    <w:rsid w:val="00515896"/>
    <w:rPr>
      <w:i/>
      <w:iCs/>
      <w:color w:val="0F4761" w:themeColor="accent1" w:themeShade="BF"/>
    </w:rPr>
  </w:style>
  <w:style w:type="paragraph" w:styleId="Citadestacada">
    <w:name w:val="Intense Quote"/>
    <w:basedOn w:val="Normal"/>
    <w:next w:val="Normal"/>
    <w:link w:val="CitadestacadaCar"/>
    <w:uiPriority w:val="30"/>
    <w:qFormat/>
    <w:rsid w:val="00515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5896"/>
    <w:rPr>
      <w:i/>
      <w:iCs/>
      <w:color w:val="0F4761" w:themeColor="accent1" w:themeShade="BF"/>
    </w:rPr>
  </w:style>
  <w:style w:type="character" w:styleId="Referenciaintensa">
    <w:name w:val="Intense Reference"/>
    <w:basedOn w:val="Fuentedeprrafopredeter"/>
    <w:uiPriority w:val="32"/>
    <w:qFormat/>
    <w:rsid w:val="00515896"/>
    <w:rPr>
      <w:b/>
      <w:bCs/>
      <w:smallCaps/>
      <w:color w:val="0F4761" w:themeColor="accent1" w:themeShade="BF"/>
      <w:spacing w:val="5"/>
    </w:rPr>
  </w:style>
  <w:style w:type="character" w:customStyle="1" w:styleId="text">
    <w:name w:val="text"/>
    <w:basedOn w:val="Fuentedeprrafopredeter"/>
    <w:rsid w:val="00A659E7"/>
  </w:style>
  <w:style w:type="paragraph" w:customStyle="1" w:styleId="verse">
    <w:name w:val="verse"/>
    <w:basedOn w:val="Normal"/>
    <w:rsid w:val="003C390C"/>
    <w:pPr>
      <w:spacing w:before="100" w:beforeAutospacing="1" w:after="100" w:afterAutospacing="1" w:line="240" w:lineRule="auto"/>
    </w:pPr>
    <w:rPr>
      <w:rFonts w:ascii="Times New Roman" w:eastAsia="Times New Roman" w:hAnsi="Times New Roman" w:cs="Times New Roman"/>
      <w:kern w:val="0"/>
      <w:lang w:eastAsia="es-CR"/>
      <w14:ligatures w14:val="none"/>
    </w:rPr>
  </w:style>
  <w:style w:type="paragraph" w:styleId="Revisin">
    <w:name w:val="Revision"/>
    <w:hidden/>
    <w:uiPriority w:val="99"/>
    <w:semiHidden/>
    <w:rsid w:val="003D53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microsoft.com/office/2011/relationships/people" Target="people.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3dc8f44-5dd3-4234-b3c2-0cff553b88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4FF7296C03A641B06D2F9E504E9359" ma:contentTypeVersion="5" ma:contentTypeDescription="Create a new document." ma:contentTypeScope="" ma:versionID="657fd5e18965f6fd612b7679d73cf451">
  <xsd:schema xmlns:xsd="http://www.w3.org/2001/XMLSchema" xmlns:xs="http://www.w3.org/2001/XMLSchema" xmlns:p="http://schemas.microsoft.com/office/2006/metadata/properties" xmlns:ns3="a3dc8f44-5dd3-4234-b3c2-0cff553b88cf" targetNamespace="http://schemas.microsoft.com/office/2006/metadata/properties" ma:root="true" ma:fieldsID="0f7e1b2d4e258e7c902f9f27e6580915" ns3:_="">
    <xsd:import namespace="a3dc8f44-5dd3-4234-b3c2-0cff553b88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dc8f44-5dd3-4234-b3c2-0cff553b88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969779-1E71-451B-B811-462122AEF761}">
  <ds:schemaRefs>
    <ds:schemaRef ds:uri="http://schemas.microsoft.com/office/2006/metadata/properties"/>
    <ds:schemaRef ds:uri="http://schemas.microsoft.com/office/infopath/2007/PartnerControls"/>
    <ds:schemaRef ds:uri="a3dc8f44-5dd3-4234-b3c2-0cff553b88cf"/>
  </ds:schemaRefs>
</ds:datastoreItem>
</file>

<file path=customXml/itemProps2.xml><?xml version="1.0" encoding="utf-8"?>
<ds:datastoreItem xmlns:ds="http://schemas.openxmlformats.org/officeDocument/2006/customXml" ds:itemID="{F94567FB-075D-40EC-8E90-A66EE74239B1}">
  <ds:schemaRefs>
    <ds:schemaRef ds:uri="http://schemas.microsoft.com/sharepoint/v3/contenttype/forms"/>
  </ds:schemaRefs>
</ds:datastoreItem>
</file>

<file path=customXml/itemProps3.xml><?xml version="1.0" encoding="utf-8"?>
<ds:datastoreItem xmlns:ds="http://schemas.openxmlformats.org/officeDocument/2006/customXml" ds:itemID="{CABE02B5-AB63-4518-A894-AC51E6107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dc8f44-5dd3-4234-b3c2-0cff553b8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6655</TotalTime>
  <Pages>27</Pages>
  <Words>6763</Words>
  <Characters>37200</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Elizabeth Clark Bonilla</dc:creator>
  <cp:keywords/>
  <dc:description/>
  <cp:lastModifiedBy>Karen Clark</cp:lastModifiedBy>
  <cp:revision>147</cp:revision>
  <dcterms:created xsi:type="dcterms:W3CDTF">2025-11-06T03:02:00Z</dcterms:created>
  <dcterms:modified xsi:type="dcterms:W3CDTF">2025-12-04T17:44:00Z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0x0101005E4FF7296C03A641B06D2F9E504E9359</vt:lpwstr>
  </property>
</Properties>
</file>